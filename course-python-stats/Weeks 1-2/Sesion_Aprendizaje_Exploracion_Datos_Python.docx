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38D5" w14:textId="77777777" w:rsidR="00E0507E" w:rsidRDefault="00E050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BA101F2" w14:textId="77777777" w:rsidR="00E0507E" w:rsidRDefault="00E050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41" w:rightFromText="141" w:vertAnchor="page" w:horzAnchor="margin" w:tblpXSpec="center" w:tblpY="1"/>
        <w:tblW w:w="1210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99"/>
        <w:gridCol w:w="570"/>
        <w:gridCol w:w="570"/>
        <w:gridCol w:w="569"/>
        <w:gridCol w:w="569"/>
        <w:gridCol w:w="569"/>
        <w:gridCol w:w="160"/>
        <w:gridCol w:w="978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376"/>
        <w:gridCol w:w="496"/>
      </w:tblGrid>
      <w:tr w:rsidR="00E0507E" w14:paraId="728270C1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46E16" w14:textId="77777777" w:rsidR="00E0507E" w:rsidRDefault="00E0507E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tbl>
            <w:tblPr>
              <w:tblStyle w:val="a0"/>
              <w:tblW w:w="6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660"/>
            </w:tblGrid>
            <w:tr w:rsidR="00E0507E" w14:paraId="33CC83F7" w14:textId="77777777">
              <w:trPr>
                <w:trHeight w:val="300"/>
              </w:trPr>
              <w:tc>
                <w:tcPr>
                  <w:tcW w:w="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29045A4" w14:textId="77777777" w:rsidR="00E0507E" w:rsidRDefault="00E0507E">
                  <w:pPr>
                    <w:framePr w:hSpace="141" w:wrap="around" w:vAnchor="page" w:hAnchor="margin" w:xAlign="center" w:y="1"/>
                    <w:spacing w:after="0" w:line="240" w:lineRule="auto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7EF56F9" w14:textId="77777777" w:rsidR="00E0507E" w:rsidRDefault="00E0507E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869C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F7AB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2D25C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CE92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8DC1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18D7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DFAC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9B21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2702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65B4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92A2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224A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6083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714F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CAE9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27C5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828BC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F910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CC15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21F1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F923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83DA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507E" w14:paraId="67591353" w14:textId="77777777">
        <w:trPr>
          <w:trHeight w:val="45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C9FB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6FB4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2B28D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7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8AA75" w14:textId="77777777" w:rsidR="00E0507E" w:rsidRDefault="00303CAA">
            <w:pPr>
              <w:spacing w:after="0" w:line="240" w:lineRule="auto"/>
              <w:jc w:val="center"/>
              <w:rPr>
                <w:rFonts w:ascii="Anton" w:eastAsia="Anton" w:hAnsi="Anton" w:cs="Anton"/>
                <w:b/>
                <w:bCs/>
                <w:color w:val="0070C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1E8586D5" wp14:editId="039249C9">
                  <wp:simplePos x="0" y="0"/>
                  <wp:positionH relativeFrom="column">
                    <wp:posOffset>1860550</wp:posOffset>
                  </wp:positionH>
                  <wp:positionV relativeFrom="paragraph">
                    <wp:posOffset>-53970</wp:posOffset>
                  </wp:positionV>
                  <wp:extent cx="2026920" cy="332105"/>
                  <wp:effectExtent l="0" t="0" r="0" b="0"/>
                  <wp:wrapSquare wrapText="bothSides" distT="0" distB="0" distL="114300" distR="11430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3321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01F2D" w14:textId="77777777" w:rsidR="00E0507E" w:rsidRDefault="00E0507E">
            <w:pPr>
              <w:spacing w:after="0" w:line="240" w:lineRule="auto"/>
              <w:jc w:val="center"/>
              <w:rPr>
                <w:rFonts w:ascii="Anton" w:eastAsia="Anton" w:hAnsi="Anton" w:cs="Anton"/>
                <w:b/>
                <w:bCs/>
                <w:color w:val="0070C0"/>
                <w:sz w:val="36"/>
                <w:szCs w:val="3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8BE9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3838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507E" w14:paraId="18F40745" w14:textId="77777777">
        <w:trPr>
          <w:trHeight w:val="3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7561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E31E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E4A2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93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0B4ED" w14:textId="77777777" w:rsidR="00E0507E" w:rsidRDefault="00303C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u w:val="single"/>
              </w:rPr>
              <w:t>SESIÓN DE APRENDIZAJE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9EFCB" w14:textId="77777777" w:rsidR="00E0507E" w:rsidRDefault="00E0507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u w:val="singl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116C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507E" w14:paraId="11BCAF07" w14:textId="77777777">
        <w:trPr>
          <w:trHeight w:val="19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7AB4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261A9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98A4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B9A1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44B3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5458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A3F9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73A8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C6A3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3836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565A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8AF7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62FA01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C1CD5E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9464F4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BA97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0F1D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A235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AB990F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BFB8349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AE877C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7516D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B976C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507E" w14:paraId="1354306A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35A2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5E335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1.- DATOS GENERALES: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A30B7" w14:textId="77777777" w:rsidR="00E0507E" w:rsidRDefault="00E0507E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B826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6331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2970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8BEA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822E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8D08D"/>
            <w:vAlign w:val="bottom"/>
          </w:tcPr>
          <w:p w14:paraId="6CC0D8C1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SESIÓN</w:t>
            </w:r>
          </w:p>
        </w:tc>
        <w:tc>
          <w:tcPr>
            <w:tcW w:w="49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D484B37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A546D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58C1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  <w:vAlign w:val="bottom"/>
          </w:tcPr>
          <w:p w14:paraId="40DC8541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SEMANA</w:t>
            </w:r>
          </w:p>
        </w:tc>
        <w:tc>
          <w:tcPr>
            <w:tcW w:w="3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66F0F736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8C256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022E9B9F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21DD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E7D17" w14:textId="77777777" w:rsidR="00E0507E" w:rsidRDefault="00303CA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</w:t>
            </w:r>
          </w:p>
        </w:tc>
        <w:tc>
          <w:tcPr>
            <w:tcW w:w="1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3EA1D4F7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3691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3DA00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4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7F1CC6" w14:textId="77777777" w:rsidR="00E0507E" w:rsidRDefault="00303CA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</w:t>
            </w:r>
          </w:p>
        </w:tc>
        <w:tc>
          <w:tcPr>
            <w:tcW w:w="148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0B7FAB8E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DOCENTE</w:t>
            </w:r>
          </w:p>
        </w:tc>
        <w:tc>
          <w:tcPr>
            <w:tcW w:w="285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E50EF9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Jose Perez 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C3CA0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E0507E" w14:paraId="3FD03420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4DFE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E8327" w14:textId="77777777" w:rsidR="00E0507E" w:rsidRDefault="00303CA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</w:t>
            </w:r>
          </w:p>
        </w:tc>
        <w:tc>
          <w:tcPr>
            <w:tcW w:w="1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7B5A3EAA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3691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22F53F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EPT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274488" w14:textId="77777777" w:rsidR="00E0507E" w:rsidRDefault="00303CA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</w:t>
            </w:r>
          </w:p>
        </w:tc>
        <w:tc>
          <w:tcPr>
            <w:tcW w:w="148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457CFCA8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TIEMPO</w:t>
            </w:r>
          </w:p>
        </w:tc>
        <w:tc>
          <w:tcPr>
            <w:tcW w:w="285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F59E68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90 minutos 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AF2C4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3065FB3D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C914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D0D5E74" w14:textId="77777777" w:rsidR="00E0507E" w:rsidRDefault="00303CA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</w:t>
            </w:r>
          </w:p>
        </w:tc>
        <w:tc>
          <w:tcPr>
            <w:tcW w:w="1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74ED5AEF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GRADO</w:t>
            </w:r>
          </w:p>
        </w:tc>
        <w:tc>
          <w:tcPr>
            <w:tcW w:w="3691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67803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3° grado 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6E839" w14:textId="77777777" w:rsidR="00E0507E" w:rsidRDefault="00303CA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</w:t>
            </w:r>
          </w:p>
        </w:tc>
        <w:tc>
          <w:tcPr>
            <w:tcW w:w="148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6337CA71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85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5E34ED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20/4/26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16D2C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E0507E" w14:paraId="371A91CE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42D39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bottom"/>
          </w:tcPr>
          <w:p w14:paraId="4527CA49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TITULO DE LA </w:t>
            </w:r>
            <w:r>
              <w:rPr>
                <w:b/>
                <w:bCs/>
                <w:sz w:val="22"/>
                <w:szCs w:val="22"/>
              </w:rPr>
              <w:t>SESIÓN</w:t>
            </w:r>
            <w:r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7962" w:type="dxa"/>
            <w:gridSpan w:val="1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2881F8C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sz w:val="18"/>
                <w:szCs w:val="18"/>
              </w:rPr>
              <w:t>Exploración de Datos en Python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F0D35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0507E" w14:paraId="55108A98" w14:textId="77777777">
        <w:trPr>
          <w:trHeight w:val="3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866B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5" w:type="dxa"/>
            <w:gridSpan w:val="7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8D08D"/>
            <w:vAlign w:val="bottom"/>
          </w:tcPr>
          <w:p w14:paraId="0769ADB6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PROPÓSITO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DE LA </w:t>
            </w:r>
            <w:r>
              <w:rPr>
                <w:b/>
                <w:bCs/>
                <w:sz w:val="22"/>
                <w:szCs w:val="22"/>
              </w:rPr>
              <w:t>SESIÓN</w:t>
            </w:r>
            <w:r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24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bottom"/>
          </w:tcPr>
          <w:p w14:paraId="7C39E52C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ENFOQUE TRANSVERSAL</w:t>
            </w:r>
          </w:p>
        </w:tc>
        <w:tc>
          <w:tcPr>
            <w:tcW w:w="4344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19C2D1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Búsqueda de la Excelencia 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3B340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0507E" w14:paraId="70E716DB" w14:textId="77777777">
        <w:trPr>
          <w:trHeight w:val="3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1DC3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bottom"/>
          </w:tcPr>
          <w:p w14:paraId="3A8ABCAB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COMPETENCIA TRANSVERSAL</w:t>
            </w:r>
          </w:p>
        </w:tc>
        <w:tc>
          <w:tcPr>
            <w:tcW w:w="6824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774C210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Gestiona información del entorno virtual. 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5C6C3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E0507E" w14:paraId="34280FCA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4BE9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5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bottom"/>
          </w:tcPr>
          <w:p w14:paraId="6FF0FB46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COMPETENCIA DE </w:t>
            </w:r>
            <w:r>
              <w:rPr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347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bottom"/>
          </w:tcPr>
          <w:p w14:paraId="0AE4AAD6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CAPACIDADES</w:t>
            </w:r>
          </w:p>
        </w:tc>
        <w:tc>
          <w:tcPr>
            <w:tcW w:w="335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bottom"/>
          </w:tcPr>
          <w:p w14:paraId="017A97B5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DESEMPEÑOS PRECISADOS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AA490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3DA246AB" w14:textId="77777777">
        <w:trPr>
          <w:trHeight w:val="459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297C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51CD0" w14:textId="77777777" w:rsidR="00E0507E" w:rsidRDefault="00303CA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Gestiona proyectos de emprendimiento económico o social </w:t>
            </w:r>
          </w:p>
        </w:tc>
        <w:tc>
          <w:tcPr>
            <w:tcW w:w="347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F0C89" w14:textId="77777777" w:rsidR="00E0507E" w:rsidRDefault="00303CA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Aplica herramientas de análisis estadístico descriptivo, Evalúa la honestidad y calidad de la información con la que trabaja </w:t>
            </w:r>
          </w:p>
        </w:tc>
        <w:tc>
          <w:tcPr>
            <w:tcW w:w="335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30CDB7" w14:textId="77777777" w:rsidR="00E0507E" w:rsidRDefault="00303CAA">
            <w:pPr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Calcula e interpreta medidas de tendencia central (media, mediana y moda) para describir con honestidad un conjunto de datos reales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0DFB0" w14:textId="77777777" w:rsidR="00E0507E" w:rsidRDefault="00E0507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E0507E" w14:paraId="3C2CDCE3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DDEE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bottom"/>
          </w:tcPr>
          <w:p w14:paraId="18DCC9B1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MEDIOS Y MATERIALES</w:t>
            </w:r>
          </w:p>
        </w:tc>
        <w:tc>
          <w:tcPr>
            <w:tcW w:w="7962" w:type="dxa"/>
            <w:gridSpan w:val="1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23E40" w14:textId="77777777" w:rsidR="00E0507E" w:rsidRDefault="00E0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B0ADF" w14:textId="77777777" w:rsidR="00E0507E" w:rsidRDefault="00E0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507E" w14:paraId="188E98AD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2BC1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9" w:type="dxa"/>
            <w:gridSpan w:val="2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F95BC94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SECUENCIA </w:t>
            </w:r>
            <w:r>
              <w:rPr>
                <w:b/>
                <w:bCs/>
                <w:sz w:val="22"/>
                <w:szCs w:val="22"/>
              </w:rPr>
              <w:t>DIDÁCTICA</w:t>
            </w:r>
            <w:r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062E3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2F06786A" w14:textId="77777777">
        <w:trPr>
          <w:trHeight w:val="39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3E22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2B8748E2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FASES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0003DCB9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ESTRATEGIAS</w:t>
            </w:r>
          </w:p>
        </w:tc>
        <w:tc>
          <w:tcPr>
            <w:tcW w:w="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2F3757C9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8"/>
                <w:szCs w:val="8"/>
              </w:rPr>
            </w:pPr>
            <w:r>
              <w:rPr>
                <w:b/>
                <w:bCs/>
                <w:color w:val="000000"/>
                <w:sz w:val="8"/>
                <w:szCs w:val="8"/>
              </w:rPr>
              <w:t>TIEMPO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F84CC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8"/>
                <w:szCs w:val="8"/>
              </w:rPr>
            </w:pPr>
          </w:p>
        </w:tc>
      </w:tr>
      <w:tr w:rsidR="00E0507E" w14:paraId="2920E739" w14:textId="77777777">
        <w:trPr>
          <w:trHeight w:val="72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644C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70C8C6E7" w14:textId="77777777" w:rsidR="00E0507E" w:rsidRDefault="00303CAA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INICIO</w:t>
            </w: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83727E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MOTIVACIÓN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CC3F3E" w14:textId="77777777" w:rsidR="00E0507E" w:rsidRDefault="00303CAA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"Dos titulares. Los dos hablan de lo mismo. Los dos son ‘correctos’. ¿Cuál le creerías?" Se presentan dos afirmaciones reales y contradictorias en apariencia sobre el mismo indicador regional (el ingreso o PBI per cápita promedio de una región del Perú), ambas calculadas correctamente a partir de los mismos datos — una usando la media, otra usando la mediana. Los estudiantes votan cuál creen que es la "verdadera". Revelación: ambas son correctas; difieren porque "promedio" nunca fue una sola cosa.</w:t>
            </w:r>
          </w:p>
          <w:p w14:paraId="58A2DD7A" w14:textId="77777777" w:rsidR="00E0507E" w:rsidRDefault="00E0507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74BF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goog_rdk_1"/>
                <w:id w:val="1784557561"/>
              </w:sdtPr>
              <w:sdtEndPr/>
              <w:sdtContent>
                <w:sdt>
                  <w:sdtPr>
                    <w:tag w:val="goog_rdk_2"/>
                    <w:id w:val="-1995404332"/>
                  </w:sdtPr>
                  <w:sdtEndPr/>
                  <w:sdtContent>
                    <w:ins w:id="0" w:author="José Pérez Ortiz" w:date="2026-04-20T05:51:00Z">
                      <w:r>
                        <w:rPr>
                          <w:sz w:val="22"/>
                          <w:szCs w:val="22"/>
                          <w:rPrChange w:id="1" w:author="José Pérez Ortiz" w:date="2026-04-20T05:51:00Z">
                            <w:rPr>
                              <w:color w:val="000000"/>
                              <w:sz w:val="16"/>
                              <w:szCs w:val="16"/>
                            </w:rPr>
                          </w:rPrChange>
                        </w:rPr>
                        <w:t>10</w:t>
                      </w:r>
                    </w:ins>
                  </w:sdtContent>
                </w:sdt>
              </w:sdtContent>
            </w:sdt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6C503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0507E" w14:paraId="55576DC3" w14:textId="77777777">
        <w:trPr>
          <w:trHeight w:val="33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3351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0928CD30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45A77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SABERES PREVIOS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1F71A1" w14:textId="77777777" w:rsidR="00E0507E" w:rsidRDefault="00303CAA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Noción intuitiva de "promedio" de la educación básica; manejo elemental de una hoja de cálculo o notebook (abrir un archivo, ejecutar una celda).</w:t>
            </w:r>
          </w:p>
        </w:tc>
        <w:tc>
          <w:tcPr>
            <w:tcW w:w="3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704A1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977D7" w14:textId="77777777" w:rsidR="00E0507E" w:rsidRDefault="00E0507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E0507E" w14:paraId="6DBEC7BB" w14:textId="77777777">
        <w:trPr>
          <w:trHeight w:val="45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AB90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1A38ACDE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4C6F08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CONFLICTO COGNITIVO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4C4A18" w14:textId="77777777" w:rsidR="00E0507E" w:rsidRDefault="00303CAA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"Se recibió una señal de datos. Está cruda, sin depurar, posiblemente engañosa si la lees mal. Tu misión antes de cerrar la Misión 1: recuperarla, estabilizarla, y aprender a leerla con honestidad." Si la media y la mediana de un mismo indicador dan cifras distintas y ambas son "correctas", ¿cuál se le puede creer a un titular?</w:t>
            </w:r>
          </w:p>
        </w:tc>
        <w:tc>
          <w:tcPr>
            <w:tcW w:w="3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33970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F3270" w14:textId="77777777" w:rsidR="00E0507E" w:rsidRDefault="00E0507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E0507E" w14:paraId="6B15E836" w14:textId="77777777">
        <w:trPr>
          <w:trHeight w:val="51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130F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07C15505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76501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1A9614" w14:textId="77777777" w:rsidR="00E0507E" w:rsidRDefault="00303CAA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Comprender qué es la estadística y para qué sirve (periodismo, medicina, deporte, gobierno, negocios), y definir formalmente media, mediana y moda para poder elegir con criterio cuál usar al describir un conjunto de datos con honestidad.</w:t>
            </w:r>
          </w:p>
        </w:tc>
        <w:tc>
          <w:tcPr>
            <w:tcW w:w="3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C5861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75649" w14:textId="77777777" w:rsidR="00E0507E" w:rsidRDefault="00E0507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E0507E" w14:paraId="11574F2C" w14:textId="77777777">
        <w:trPr>
          <w:trHeight w:val="9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A5A9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6AF19616" w14:textId="77777777" w:rsidR="00E0507E" w:rsidRDefault="00303CAA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DESARROLLO</w:t>
            </w: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17BE48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PROCESAMIENTO DE LA INFORMACIÓN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EBA667" w14:textId="77777777" w:rsidR="00E0507E" w:rsidRDefault="00E0507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  <w:p w14:paraId="695B7384" w14:textId="77777777" w:rsidR="00E0507E" w:rsidRDefault="00303CAA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Teoría formal (bloque 1, evaluado luego con check_t1, check_t2...): 1) ¿Qué es la Estadística? — ciencia de recolectar, organizar, analizar e interpretar datos para tomar decisiones informadas; su uso en periodismo, medicina, deporte, gobierno y negocios. 2) Las tres ramas: Descriptiva (¿qué pasó? — núcleo de este módulo, semanas 1–5), Predictiva (¿qué es probable que pase? — semana 6, regresión lineal) y Prescriptiva (¿qué deberíamos hacer? — se nombra por completitud, no se construye en este curso). 3) Me</w:t>
            </w:r>
            <w:r>
              <w:rPr>
                <w:sz w:val="16"/>
                <w:szCs w:val="16"/>
              </w:rPr>
              <w:t xml:space="preserve">dia, mediana y moda definidas formalmente: la media es sensible a valores extremos, la mediana es resistente a ellos, y la moda es la más útil en datos categóricos. El docente modela cada definición en el proyector antes de que los alumnos respondan el </w:t>
            </w:r>
            <w:proofErr w:type="spellStart"/>
            <w:r>
              <w:rPr>
                <w:sz w:val="16"/>
                <w:szCs w:val="16"/>
              </w:rPr>
              <w:t>check</w:t>
            </w:r>
            <w:proofErr w:type="spellEnd"/>
            <w:r>
              <w:rPr>
                <w:sz w:val="16"/>
                <w:szCs w:val="16"/>
              </w:rPr>
              <w:t xml:space="preserve"> correspondiente.</w:t>
            </w:r>
          </w:p>
        </w:tc>
        <w:tc>
          <w:tcPr>
            <w:tcW w:w="3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B6E55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  <w:sdt>
              <w:sdtPr>
                <w:tag w:val="goog_rdk_3"/>
                <w:id w:val="1163262042"/>
              </w:sdtPr>
              <w:sdtEndPr/>
              <w:sdtContent>
                <w:sdt>
                  <w:sdtPr>
                    <w:tag w:val="goog_rdk_4"/>
                    <w:id w:val="1862499822"/>
                  </w:sdtPr>
                  <w:sdtEndPr/>
                  <w:sdtContent>
                    <w:ins w:id="2" w:author="José Pérez Ortiz" w:date="2026-04-20T05:51:00Z">
                      <w:r>
                        <w:rPr>
                          <w:sz w:val="22"/>
                          <w:szCs w:val="22"/>
                          <w:rPrChange w:id="3" w:author="José Pérez Ortiz" w:date="2026-04-20T05:51:00Z">
                            <w:rPr>
                              <w:color w:val="000000"/>
                              <w:sz w:val="22"/>
                              <w:szCs w:val="22"/>
                            </w:rPr>
                          </w:rPrChange>
                        </w:rPr>
                        <w:t>90</w:t>
                      </w:r>
                    </w:ins>
                  </w:sdtContent>
                </w:sdt>
                <w:ins w:id="4" w:author="José Pérez Ortiz" w:date="2026-04-20T05:51:00Z">
                  <w:r>
                    <w:rPr>
                      <w:color w:val="000000"/>
                      <w:sz w:val="22"/>
                      <w:szCs w:val="22"/>
                    </w:rPr>
                    <w:t>min</w:t>
                  </w:r>
                </w:ins>
              </w:sdtContent>
            </w:sdt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4BBD9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0507E" w14:paraId="764B22F9" w14:textId="77777777">
        <w:trPr>
          <w:trHeight w:val="102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50E9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548CCABC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4A6404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APLICACIÓN DE LO APRENDIDO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EBBF81" w14:textId="77777777" w:rsidR="00E0507E" w:rsidRDefault="00303CA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Sección A — Aterrizaje: </w:t>
            </w:r>
            <w:proofErr w:type="gramStart"/>
            <w:r>
              <w:rPr>
                <w:i/>
                <w:iCs/>
                <w:sz w:val="18"/>
                <w:szCs w:val="18"/>
              </w:rPr>
              <w:t>con .head</w:t>
            </w:r>
            <w:proofErr w:type="gramEnd"/>
            <w:r>
              <w:rPr>
                <w:i/>
                <w:iCs/>
                <w:sz w:val="18"/>
                <w:szCs w:val="18"/>
              </w:rPr>
              <w:t>() e .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info</w:t>
            </w:r>
            <w:proofErr w:type="spellEnd"/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) los estudiantes reconocen que un </w:t>
            </w:r>
            <w:proofErr w:type="spellStart"/>
            <w:r>
              <w:rPr>
                <w:i/>
                <w:iCs/>
                <w:sz w:val="18"/>
                <w:szCs w:val="18"/>
              </w:rPr>
              <w:t>dataset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es una tabla de observaciones (filas) y variables (columnas), no "la verdad absoluta" sino un registro que puede estar incompleto o tener errores. </w:t>
            </w:r>
            <w:proofErr w:type="spellStart"/>
            <w:r>
              <w:rPr>
                <w:i/>
                <w:iCs/>
                <w:sz w:val="18"/>
                <w:szCs w:val="18"/>
              </w:rPr>
              <w:t>Mini-ejercicio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inmediato de reconocimiento (valores faltantes, tipos de datos, número de filas) antes de pasar a cualquier análisis.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E675F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06121" w14:textId="77777777" w:rsidR="00E0507E" w:rsidRDefault="00E0507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E0507E" w14:paraId="1EDCBDC2" w14:textId="77777777">
        <w:trPr>
          <w:trHeight w:val="99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9B18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2C6D5B3F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23E60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TRANSFERENCIA A SITUACIONES NUEVAS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2FD572" w14:textId="77777777" w:rsidR="00E0507E" w:rsidRDefault="00303CA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Sección B — Reconocimiento: </w:t>
            </w:r>
            <w:proofErr w:type="gramStart"/>
            <w:r>
              <w:rPr>
                <w:sz w:val="18"/>
                <w:szCs w:val="18"/>
              </w:rPr>
              <w:t>con .describe</w:t>
            </w:r>
            <w:proofErr w:type="gramEnd"/>
            <w:r>
              <w:rPr>
                <w:sz w:val="18"/>
                <w:szCs w:val="18"/>
              </w:rPr>
              <w:t xml:space="preserve">() los estudiantes calculan media, mediana y desviación estándar sobre 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INEI real. Si el PBI per cápita por departamento está sesgado (Lima jalando la media hacia arriba), ese es el ejemplo real que paga la promesa de la apertura: cuando media y mediana difieren mucho, eso es información, no ruido — indica que la distribución está sesgada. No se enseña "la mediana es más correcta"; se enseña que cuál usar depende de qué se quiere describir con honestidad.</w:t>
            </w:r>
          </w:p>
        </w:tc>
        <w:tc>
          <w:tcPr>
            <w:tcW w:w="3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57E6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4D219" w14:textId="77777777" w:rsidR="00E0507E" w:rsidRDefault="00E0507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E0507E" w14:paraId="5FB694E8" w14:textId="77777777">
        <w:trPr>
          <w:trHeight w:val="54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8898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6671CA66" w14:textId="77777777" w:rsidR="00E0507E" w:rsidRDefault="00303CAA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CIERRE</w:t>
            </w: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6EA5A3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REFLEXIÓN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D53E59" w14:textId="77777777" w:rsidR="00E0507E" w:rsidRDefault="00303CA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Plenaria breve: cada estudiante comparte, con datos reales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INEI trabajado, por qué la media y la mediana del indicador difirieron (o no) y qué dice eso sobre la distribución — ¿qué haría un titular de prensa con esa diferencia?</w:t>
            </w:r>
          </w:p>
        </w:tc>
        <w:tc>
          <w:tcPr>
            <w:tcW w:w="3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tag w:val="goog_rdk_10"/>
              <w:id w:val="133024713"/>
            </w:sdtPr>
            <w:sdtEndPr/>
            <w:sdtContent>
              <w:p w14:paraId="08C5B7E6" w14:textId="77777777" w:rsidR="00E0507E" w:rsidRPr="00E0507E" w:rsidRDefault="00303CAA" w:rsidP="00E0507E">
                <w:pPr>
                  <w:spacing w:after="0" w:line="240" w:lineRule="auto"/>
                  <w:rPr>
                    <w:rPrChange w:id="5" w:author="José Pérez Ortiz" w:date="2026-04-20T05:51:00Z">
                      <w:rPr>
                        <w:color w:val="000000"/>
                        <w:sz w:val="22"/>
                        <w:szCs w:val="22"/>
                      </w:rPr>
                    </w:rPrChange>
                  </w:rPr>
                  <w:pPrChange w:id="6" w:author="José Pérez Ortiz" w:date="2026-04-20T05:51:00Z">
                    <w:pPr>
                      <w:spacing w:after="0" w:line="240" w:lineRule="auto"/>
                      <w:jc w:val="center"/>
                    </w:pPr>
                  </w:pPrChange>
                </w:pPr>
                <w:sdt>
                  <w:sdtPr>
                    <w:tag w:val="goog_rdk_6"/>
                    <w:id w:val="945160748"/>
                  </w:sdtPr>
                  <w:sdtEndPr/>
                  <w:sdtContent>
                    <w:sdt>
                      <w:sdtPr>
                        <w:tag w:val="goog_rdk_7"/>
                        <w:id w:val="-2112615436"/>
                      </w:sdtPr>
                      <w:sdtEndPr/>
                      <w:sdtContent>
                        <w:ins w:id="7" w:author="José Pérez Ortiz" w:date="2026-04-20T05:51:00Z">
                          <w:r>
                            <w:rPr>
                              <w:sz w:val="22"/>
                              <w:szCs w:val="22"/>
                              <w:rPrChange w:id="8" w:author="José Pérez Ortiz" w:date="2026-04-20T05:51:00Z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rPrChange>
                            </w:rPr>
                            <w:t>5 min</w:t>
                          </w:r>
                        </w:ins>
                      </w:sdtContent>
                    </w:sdt>
                  </w:sdtContent>
                </w:sdt>
                <w:sdt>
                  <w:sdtPr>
                    <w:tag w:val="goog_rdk_8"/>
                    <w:id w:val="-378731745"/>
                  </w:sdtPr>
                  <w:sdtEndPr/>
                  <w:sdtContent>
                    <w:del w:id="9" w:author="José Pérez Ortiz" w:date="2026-04-20T05:51:00Z">
                      <w:r>
                        <w:rPr>
                          <w:color w:val="000000"/>
                          <w:sz w:val="22"/>
                          <w:szCs w:val="22"/>
                        </w:rPr>
                        <w:delText> </w:delText>
                      </w:r>
                    </w:del>
                  </w:sdtContent>
                </w:sdt>
                <w:sdt>
                  <w:sdtPr>
                    <w:tag w:val="goog_rdk_9"/>
                    <w:id w:val="-882742572"/>
                  </w:sdtPr>
                  <w:sdtEndPr/>
                  <w:sdtContent/>
                </w:sdt>
              </w:p>
            </w:sdtContent>
          </w:sdt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CA4AF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0507E" w14:paraId="4476B5BA" w14:textId="77777777">
        <w:trPr>
          <w:trHeight w:val="76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B5F1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69FD161B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5EEBD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EXTENSIÓN</w:t>
            </w:r>
          </w:p>
        </w:tc>
        <w:tc>
          <w:tcPr>
            <w:tcW w:w="7586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E495D5" w14:textId="77777777" w:rsidR="00E0507E" w:rsidRDefault="00303CA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Aplicar el mismo análisis (media, mediana, moda </w:t>
            </w:r>
            <w:proofErr w:type="gramStart"/>
            <w:r>
              <w:rPr>
                <w:sz w:val="18"/>
                <w:szCs w:val="18"/>
              </w:rPr>
              <w:t>con .describe</w:t>
            </w:r>
            <w:proofErr w:type="gramEnd"/>
            <w:r>
              <w:rPr>
                <w:sz w:val="18"/>
                <w:szCs w:val="18"/>
              </w:rPr>
              <w:t xml:space="preserve">()) a otro indicador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INEI o a datos propios, y justificar por escrito qué medida de tendencia central describe mejor esos datos y por qué.</w:t>
            </w:r>
          </w:p>
          <w:p w14:paraId="52551007" w14:textId="77777777" w:rsidR="00E0507E" w:rsidRDefault="00E0507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4BBEE" w14:textId="77777777" w:rsidR="00E0507E" w:rsidRDefault="00E05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A55B4" w14:textId="77777777" w:rsidR="00E0507E" w:rsidRDefault="00E0507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E0507E" w14:paraId="7932033E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68A8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9" w:type="dxa"/>
            <w:gridSpan w:val="2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69CE402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EVALUACIÓN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(FORMATIVA-SUMATIVA):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41CCE" w14:textId="77777777" w:rsidR="00E0507E" w:rsidRDefault="00E0507E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7BF97EA3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35DD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6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223750C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CRITERIOS DE </w:t>
            </w:r>
            <w:r>
              <w:rPr>
                <w:b/>
                <w:bCs/>
                <w:sz w:val="22"/>
                <w:szCs w:val="22"/>
              </w:rPr>
              <w:t>EVALUACIÓN</w:t>
            </w:r>
          </w:p>
        </w:tc>
        <w:tc>
          <w:tcPr>
            <w:tcW w:w="4840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54DF777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EVIDENCIA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B9394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5E22A2AA" w14:textId="77777777">
        <w:trPr>
          <w:trHeight w:val="165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C264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6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6582E" w14:textId="77777777" w:rsidR="00E0507E" w:rsidRDefault="00303CA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Formativa: respuestas correctas en check_t1, check_t2 (definición de estadística, ramas, media/mediana/moda) y en los </w:t>
            </w:r>
            <w:proofErr w:type="spellStart"/>
            <w:r>
              <w:rPr>
                <w:sz w:val="18"/>
                <w:szCs w:val="18"/>
              </w:rPr>
              <w:t>mini-ejercicios</w:t>
            </w:r>
            <w:proofErr w:type="spellEnd"/>
            <w:r>
              <w:rPr>
                <w:sz w:val="18"/>
                <w:szCs w:val="18"/>
              </w:rPr>
              <w:t xml:space="preserve"> de las Secciones A y B del notebook </w:t>
            </w:r>
            <w:proofErr w:type="gramStart"/>
            <w:r>
              <w:rPr>
                <w:sz w:val="18"/>
                <w:szCs w:val="18"/>
              </w:rPr>
              <w:t>(.head</w:t>
            </w:r>
            <w:proofErr w:type="gramEnd"/>
            <w:r>
              <w:rPr>
                <w:sz w:val="18"/>
                <w:szCs w:val="18"/>
              </w:rPr>
              <w:t>(), .</w:t>
            </w:r>
            <w:proofErr w:type="spellStart"/>
            <w:proofErr w:type="gramStart"/>
            <w:r>
              <w:rPr>
                <w:sz w:val="18"/>
                <w:szCs w:val="18"/>
              </w:rPr>
              <w:t>info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  <w:proofErr w:type="gramStart"/>
            <w:r>
              <w:rPr>
                <w:sz w:val="18"/>
                <w:szCs w:val="18"/>
              </w:rPr>
              <w:t>, .describe</w:t>
            </w:r>
            <w:proofErr w:type="gramEnd"/>
            <w:r>
              <w:rPr>
                <w:sz w:val="18"/>
                <w:szCs w:val="18"/>
              </w:rPr>
              <w:t>()).</w:t>
            </w:r>
          </w:p>
          <w:p w14:paraId="50018805" w14:textId="77777777" w:rsidR="00E0507E" w:rsidRDefault="00303CA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Sumativa: interpretación escrita de por qué la media y la mediana del indicador INEI elegido difieren, evaluada por rúbrica de coherencia argumentativa y uso correcto de los datos.</w:t>
            </w:r>
          </w:p>
          <w:p w14:paraId="65CC0134" w14:textId="77777777" w:rsidR="00E0507E" w:rsidRDefault="00E0507E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40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571C7A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Evidencia entregable: Notebook 1 de Estadística </w:t>
            </w:r>
            <w:proofErr w:type="gramStart"/>
            <w:r>
              <w:rPr>
                <w:sz w:val="18"/>
                <w:szCs w:val="18"/>
              </w:rPr>
              <w:t>con .head</w:t>
            </w:r>
            <w:proofErr w:type="gramEnd"/>
            <w:r>
              <w:rPr>
                <w:sz w:val="18"/>
                <w:szCs w:val="18"/>
              </w:rPr>
              <w:t>(), .</w:t>
            </w:r>
            <w:proofErr w:type="spellStart"/>
            <w:proofErr w:type="gramStart"/>
            <w:r>
              <w:rPr>
                <w:sz w:val="18"/>
                <w:szCs w:val="18"/>
              </w:rPr>
              <w:t>info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gramStart"/>
            <w:r>
              <w:rPr>
                <w:sz w:val="18"/>
                <w:szCs w:val="18"/>
              </w:rPr>
              <w:t>y .describe</w:t>
            </w:r>
            <w:proofErr w:type="gramEnd"/>
            <w:r>
              <w:rPr>
                <w:sz w:val="18"/>
                <w:szCs w:val="18"/>
              </w:rPr>
              <w:t xml:space="preserve">() ejecutados sobre 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INEI, </w:t>
            </w:r>
            <w:proofErr w:type="spellStart"/>
            <w:r>
              <w:rPr>
                <w:sz w:val="18"/>
                <w:szCs w:val="18"/>
              </w:rPr>
              <w:t>checks</w:t>
            </w:r>
            <w:proofErr w:type="spellEnd"/>
            <w:r>
              <w:rPr>
                <w:sz w:val="18"/>
                <w:szCs w:val="18"/>
              </w:rPr>
              <w:t xml:space="preserve"> check_t1/check_t2 completados, y respuesta escrita justificando la medida de tendencia central elegida.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C666F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E0507E" w14:paraId="21D11AA7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734A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9" w:type="dxa"/>
            <w:gridSpan w:val="2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23B4C1A" w14:textId="77777777" w:rsidR="00E0507E" w:rsidRDefault="00303CA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EVALUACIÓN CRÍTICA REFLEXIVA DE LA SESIÓN: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330BA" w14:textId="77777777" w:rsidR="00E0507E" w:rsidRDefault="00E0507E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396911A1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8434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683A9126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REFLEXION DE LA SESION</w:t>
            </w:r>
          </w:p>
        </w:tc>
        <w:tc>
          <w:tcPr>
            <w:tcW w:w="347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9DF5737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CAUSAS</w:t>
            </w:r>
          </w:p>
        </w:tc>
        <w:tc>
          <w:tcPr>
            <w:tcW w:w="335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821AED8" w14:textId="77777777" w:rsidR="00E0507E" w:rsidRDefault="00303CAA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ACCIONES DE MEJORA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D9AD1" w14:textId="77777777" w:rsidR="00E0507E" w:rsidRDefault="00E0507E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507E" w14:paraId="72F8975D" w14:textId="77777777">
        <w:trPr>
          <w:trHeight w:val="46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60ED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39D7A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347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BD2F95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335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D72DF0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A1C9D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0507E" w14:paraId="0417B375" w14:textId="77777777">
        <w:trPr>
          <w:trHeight w:val="28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3ACF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E719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8981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00D0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017B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98E7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BF2D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F894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34A7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C2B2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0E11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832B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E0D3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CD68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009E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900F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5FA8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9439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1FDCD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2591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FD8D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E66A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4F78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507E" w14:paraId="76AFD8D8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C4DB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D765D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…………………………………………………………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29950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06F7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4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24863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…………………………………………………………..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FAAFF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0507E" w14:paraId="3633771C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ED00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E81D0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FIRMA DEL JEFE DE AREA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70565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6BEB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4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E85AF" w14:textId="77777777" w:rsidR="00E0507E" w:rsidRDefault="00303CA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FIRMA DEL DOCENTE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B6E4D" w14:textId="77777777" w:rsidR="00E0507E" w:rsidRDefault="00E0507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0507E" w14:paraId="4D07C305" w14:textId="77777777">
        <w:trPr>
          <w:trHeight w:val="12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D3FD1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61C2D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3CFE0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AA2E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98D8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6702C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A077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C9AD9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D490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7755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DAF1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23A4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28F7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74BC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3194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DF95C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4113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5602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72EC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999D8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FFDB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50DE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32824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507E" w14:paraId="6D3012FA" w14:textId="77777777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17DC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2B81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C6BA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A825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8196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45D2A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6E3AE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978BC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974C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1BDC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A39B5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4BA6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0FA76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534F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CE49B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AED1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682F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A2D7F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021B9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AA61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20802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A1E27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38773" w14:textId="77777777" w:rsidR="00E0507E" w:rsidRDefault="00E05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54F69B" w14:textId="77777777" w:rsidR="00E0507E" w:rsidRDefault="00E0507E"/>
    <w:sectPr w:rsidR="00E050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1E0F" w14:textId="77777777" w:rsidR="00303CAA" w:rsidRDefault="00303CAA">
      <w:pPr>
        <w:spacing w:after="0" w:line="240" w:lineRule="auto"/>
      </w:pPr>
      <w:r>
        <w:separator/>
      </w:r>
    </w:p>
  </w:endnote>
  <w:endnote w:type="continuationSeparator" w:id="0">
    <w:p w14:paraId="29571334" w14:textId="77777777" w:rsidR="00303CAA" w:rsidRDefault="00303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0DC0B-30C2-402E-994D-B7E91E628F73}"/>
    <w:embedBold r:id="rId2" w:fontKey="{F0FA5ACE-1DDD-43D3-8FCC-08079E35A39D}"/>
    <w:embedItalic r:id="rId3" w:fontKey="{734A8DDF-F1CD-43DD-9DD3-4F902D64258A}"/>
    <w:embedBoldItalic r:id="rId4" w:fontKey="{C0CBBE68-520A-4C23-B872-D56A6E3A4E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ton">
    <w:charset w:val="00"/>
    <w:family w:val="auto"/>
    <w:pitch w:val="variable"/>
    <w:sig w:usb0="A00000FF" w:usb1="4000207B" w:usb2="00000000" w:usb3="00000000" w:csb0="00000193" w:csb1="00000000"/>
    <w:embedBold r:id="rId5" w:fontKey="{02E01D00-6C3B-4AB4-B962-5E40DBB4F7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83A482-0721-4F20-8437-84DC2939B8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E3073" w14:textId="77777777" w:rsidR="00E0507E" w:rsidRDefault="00E050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BE6C" w14:textId="77777777" w:rsidR="00E0507E" w:rsidRDefault="00E050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8173" w14:textId="77777777" w:rsidR="00E0507E" w:rsidRDefault="00E050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FE899" w14:textId="77777777" w:rsidR="00303CAA" w:rsidRDefault="00303CAA">
      <w:pPr>
        <w:spacing w:after="0" w:line="240" w:lineRule="auto"/>
      </w:pPr>
      <w:r>
        <w:separator/>
      </w:r>
    </w:p>
  </w:footnote>
  <w:footnote w:type="continuationSeparator" w:id="0">
    <w:p w14:paraId="509377EE" w14:textId="77777777" w:rsidR="00303CAA" w:rsidRDefault="00303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707D" w14:textId="77777777" w:rsidR="00E0507E" w:rsidRDefault="00303C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913FF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38.45pt;height:538.4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24CD" w14:textId="77777777" w:rsidR="00E0507E" w:rsidRDefault="00303C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F2C3A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538.45pt;height:538.45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8154" w14:textId="77777777" w:rsidR="00E0507E" w:rsidRDefault="00303C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EC7D4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38.45pt;height:538.4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7E"/>
    <w:rsid w:val="00303CAA"/>
    <w:rsid w:val="004F4E73"/>
    <w:rsid w:val="00A4568A"/>
    <w:rsid w:val="00E0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D7986"/>
  <w15:docId w15:val="{80ACC8CD-F837-47CE-9C52-1B248E8D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P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mExIjXV+AGqKgGy/ZaWLthbXew==">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Perez</dc:creator>
  <cp:lastModifiedBy>Jose Perez</cp:lastModifiedBy>
  <cp:revision>2</cp:revision>
  <dcterms:created xsi:type="dcterms:W3CDTF">2026-08-10T10:54:00Z</dcterms:created>
  <dcterms:modified xsi:type="dcterms:W3CDTF">2026-08-10T10:54:00Z</dcterms:modified>
</cp:coreProperties>
</file>