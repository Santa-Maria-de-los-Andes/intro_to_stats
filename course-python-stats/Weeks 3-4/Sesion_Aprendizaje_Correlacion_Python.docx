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038D5" w14:textId="77777777" w:rsidR="00E0507E" w:rsidRDefault="00E0507E">
      <w:pPr>
        <w:widowControl w:val="0"/>
        <w:pBdr>
          <w:top w:val="nil"/>
          <w:left w:val="nil"/>
          <w:bottom w:val="nil"/>
          <w:right w:val="nil"/>
          <w:between w:val="nil"/>
        </w:pBdr>
        <w:spacing w:after="0" w:line="276" w:lineRule="auto"/>
      </w:pPr>
    </w:p>
    <w:p w14:paraId="4BA101F2" w14:textId="77777777" w:rsidR="00E0507E" w:rsidRDefault="00E0507E">
      <w:pPr>
        <w:widowControl w:val="0"/>
        <w:pBdr>
          <w:top w:val="nil"/>
          <w:left w:val="nil"/>
          <w:bottom w:val="nil"/>
          <w:right w:val="nil"/>
          <w:between w:val="nil"/>
        </w:pBdr>
        <w:spacing w:after="0" w:line="276" w:lineRule="auto"/>
        <w:rPr>
          <w:rFonts w:ascii="Arial" w:eastAsia="Arial" w:hAnsi="Arial" w:cs="Arial"/>
          <w:color w:val="000000"/>
          <w:sz w:val="22"/>
          <w:szCs w:val="22"/>
        </w:rPr>
      </w:pPr>
    </w:p>
    <w:tbl>
      <w:tblPr>
        <w:tblStyle w:val="a"/>
        <w:tblpPr w:leftFromText="141" w:rightFromText="141" w:vertAnchor="page" w:horzAnchor="margin" w:tblpXSpec="center" w:tblpY="1"/>
        <w:tblW w:w="12104" w:type="dxa"/>
        <w:tblInd w:w="0" w:type="dxa"/>
        <w:tblLayout w:type="fixed"/>
        <w:tblLook w:val="0400" w:firstRow="0" w:lastRow="0" w:firstColumn="0" w:lastColumn="0" w:noHBand="0" w:noVBand="1"/>
      </w:tblPr>
      <w:tblGrid>
        <w:gridCol w:w="799"/>
        <w:gridCol w:w="570"/>
        <w:gridCol w:w="570"/>
        <w:gridCol w:w="569"/>
        <w:gridCol w:w="569"/>
        <w:gridCol w:w="569"/>
        <w:gridCol w:w="160"/>
        <w:gridCol w:w="978"/>
        <w:gridCol w:w="496"/>
        <w:gridCol w:w="496"/>
        <w:gridCol w:w="496"/>
        <w:gridCol w:w="496"/>
        <w:gridCol w:w="496"/>
        <w:gridCol w:w="496"/>
        <w:gridCol w:w="496"/>
        <w:gridCol w:w="496"/>
        <w:gridCol w:w="496"/>
        <w:gridCol w:w="496"/>
        <w:gridCol w:w="496"/>
        <w:gridCol w:w="496"/>
        <w:gridCol w:w="496"/>
        <w:gridCol w:w="376"/>
        <w:gridCol w:w="496"/>
      </w:tblGrid>
      <w:tr w:rsidR="00E0507E" w14:paraId="728270C1" w14:textId="77777777">
        <w:trPr>
          <w:trHeight w:val="300"/>
        </w:trPr>
        <w:tc>
          <w:tcPr>
            <w:tcW w:w="800" w:type="dxa"/>
            <w:tcBorders>
              <w:top w:val="nil"/>
              <w:left w:val="nil"/>
              <w:bottom w:val="nil"/>
              <w:right w:val="nil"/>
            </w:tcBorders>
            <w:vAlign w:val="bottom"/>
          </w:tcPr>
          <w:p w14:paraId="7AD46E16" w14:textId="77777777" w:rsidR="00E0507E" w:rsidRDefault="00E0507E">
            <w:pPr>
              <w:spacing w:after="0" w:line="240" w:lineRule="auto"/>
              <w:rPr>
                <w:color w:val="000000"/>
                <w:sz w:val="22"/>
                <w:szCs w:val="22"/>
              </w:rPr>
            </w:pPr>
          </w:p>
          <w:tbl>
            <w:tblPr>
              <w:tblStyle w:val="a0"/>
              <w:tblW w:w="660" w:type="dxa"/>
              <w:tblInd w:w="0" w:type="dxa"/>
              <w:tblLayout w:type="fixed"/>
              <w:tblLook w:val="0400" w:firstRow="0" w:lastRow="0" w:firstColumn="0" w:lastColumn="0" w:noHBand="0" w:noVBand="1"/>
            </w:tblPr>
            <w:tblGrid>
              <w:gridCol w:w="660"/>
            </w:tblGrid>
            <w:tr w:rsidR="00E0507E" w14:paraId="33CC83F7" w14:textId="77777777">
              <w:trPr>
                <w:trHeight w:val="300"/>
              </w:trPr>
              <w:tc>
                <w:tcPr>
                  <w:tcW w:w="660" w:type="dxa"/>
                  <w:tcBorders>
                    <w:top w:val="nil"/>
                    <w:left w:val="nil"/>
                    <w:bottom w:val="nil"/>
                    <w:right w:val="nil"/>
                  </w:tcBorders>
                  <w:vAlign w:val="bottom"/>
                </w:tcPr>
                <w:p w14:paraId="429045A4" w14:textId="77777777" w:rsidR="00E0507E" w:rsidRDefault="00E0507E" w:rsidP="0035522A">
                  <w:pPr>
                    <w:framePr w:hSpace="141" w:wrap="around" w:vAnchor="page" w:hAnchor="margin" w:xAlign="center" w:y="1"/>
                    <w:spacing w:after="0" w:line="240" w:lineRule="auto"/>
                    <w:jc w:val="center"/>
                    <w:rPr>
                      <w:color w:val="000000"/>
                      <w:sz w:val="22"/>
                      <w:szCs w:val="22"/>
                    </w:rPr>
                  </w:pPr>
                </w:p>
              </w:tc>
            </w:tr>
          </w:tbl>
          <w:p w14:paraId="47EF56F9" w14:textId="77777777" w:rsidR="00E0507E" w:rsidRDefault="00E0507E">
            <w:pPr>
              <w:spacing w:after="0" w:line="240" w:lineRule="auto"/>
              <w:rPr>
                <w:color w:val="000000"/>
                <w:sz w:val="22"/>
                <w:szCs w:val="22"/>
              </w:rPr>
            </w:pPr>
          </w:p>
        </w:tc>
        <w:tc>
          <w:tcPr>
            <w:tcW w:w="570" w:type="dxa"/>
            <w:tcBorders>
              <w:top w:val="nil"/>
              <w:left w:val="nil"/>
              <w:bottom w:val="nil"/>
              <w:right w:val="nil"/>
            </w:tcBorders>
            <w:vAlign w:val="bottom"/>
          </w:tcPr>
          <w:p w14:paraId="43E869CB" w14:textId="77777777" w:rsidR="00E0507E" w:rsidRDefault="00E0507E">
            <w:pPr>
              <w:spacing w:after="0" w:line="240" w:lineRule="auto"/>
              <w:rPr>
                <w:rFonts w:ascii="Times New Roman" w:eastAsia="Times New Roman" w:hAnsi="Times New Roman" w:cs="Times New Roman"/>
                <w:sz w:val="20"/>
                <w:szCs w:val="20"/>
              </w:rPr>
            </w:pPr>
          </w:p>
        </w:tc>
        <w:tc>
          <w:tcPr>
            <w:tcW w:w="570" w:type="dxa"/>
            <w:tcBorders>
              <w:top w:val="nil"/>
              <w:left w:val="nil"/>
              <w:bottom w:val="nil"/>
              <w:right w:val="nil"/>
            </w:tcBorders>
            <w:vAlign w:val="bottom"/>
          </w:tcPr>
          <w:p w14:paraId="462F7AB2" w14:textId="77777777" w:rsidR="00E0507E" w:rsidRDefault="00E0507E">
            <w:pPr>
              <w:spacing w:after="0" w:line="240" w:lineRule="auto"/>
              <w:rPr>
                <w:rFonts w:ascii="Times New Roman" w:eastAsia="Times New Roman" w:hAnsi="Times New Roman" w:cs="Times New Roman"/>
                <w:sz w:val="20"/>
                <w:szCs w:val="20"/>
              </w:rPr>
            </w:pPr>
          </w:p>
        </w:tc>
        <w:tc>
          <w:tcPr>
            <w:tcW w:w="569" w:type="dxa"/>
            <w:tcBorders>
              <w:top w:val="nil"/>
              <w:left w:val="nil"/>
              <w:bottom w:val="nil"/>
              <w:right w:val="nil"/>
            </w:tcBorders>
            <w:vAlign w:val="bottom"/>
          </w:tcPr>
          <w:p w14:paraId="2682D25C" w14:textId="77777777" w:rsidR="00E0507E" w:rsidRDefault="00E0507E">
            <w:pPr>
              <w:spacing w:after="0" w:line="240" w:lineRule="auto"/>
              <w:rPr>
                <w:rFonts w:ascii="Times New Roman" w:eastAsia="Times New Roman" w:hAnsi="Times New Roman" w:cs="Times New Roman"/>
                <w:sz w:val="20"/>
                <w:szCs w:val="20"/>
              </w:rPr>
            </w:pPr>
          </w:p>
        </w:tc>
        <w:tc>
          <w:tcPr>
            <w:tcW w:w="569" w:type="dxa"/>
            <w:tcBorders>
              <w:top w:val="nil"/>
              <w:left w:val="nil"/>
              <w:bottom w:val="nil"/>
              <w:right w:val="nil"/>
            </w:tcBorders>
            <w:vAlign w:val="bottom"/>
          </w:tcPr>
          <w:p w14:paraId="03CCE925" w14:textId="77777777" w:rsidR="00E0507E" w:rsidRDefault="00E0507E">
            <w:pPr>
              <w:spacing w:after="0" w:line="240" w:lineRule="auto"/>
              <w:rPr>
                <w:rFonts w:ascii="Times New Roman" w:eastAsia="Times New Roman" w:hAnsi="Times New Roman" w:cs="Times New Roman"/>
                <w:sz w:val="20"/>
                <w:szCs w:val="20"/>
              </w:rPr>
            </w:pPr>
          </w:p>
        </w:tc>
        <w:tc>
          <w:tcPr>
            <w:tcW w:w="569" w:type="dxa"/>
            <w:tcBorders>
              <w:top w:val="nil"/>
              <w:left w:val="nil"/>
              <w:bottom w:val="nil"/>
              <w:right w:val="nil"/>
            </w:tcBorders>
            <w:vAlign w:val="bottom"/>
          </w:tcPr>
          <w:p w14:paraId="6718DC1F" w14:textId="77777777" w:rsidR="00E0507E" w:rsidRDefault="00E0507E">
            <w:pPr>
              <w:spacing w:after="0" w:line="240" w:lineRule="auto"/>
              <w:rPr>
                <w:rFonts w:ascii="Times New Roman" w:eastAsia="Times New Roman" w:hAnsi="Times New Roman" w:cs="Times New Roman"/>
                <w:sz w:val="20"/>
                <w:szCs w:val="20"/>
              </w:rPr>
            </w:pPr>
          </w:p>
        </w:tc>
        <w:tc>
          <w:tcPr>
            <w:tcW w:w="160" w:type="dxa"/>
            <w:tcBorders>
              <w:top w:val="nil"/>
              <w:left w:val="nil"/>
              <w:bottom w:val="nil"/>
              <w:right w:val="nil"/>
            </w:tcBorders>
            <w:vAlign w:val="bottom"/>
          </w:tcPr>
          <w:p w14:paraId="3FC18D7E" w14:textId="77777777" w:rsidR="00E0507E" w:rsidRDefault="00E0507E">
            <w:pPr>
              <w:spacing w:after="0" w:line="240" w:lineRule="auto"/>
              <w:rPr>
                <w:rFonts w:ascii="Times New Roman" w:eastAsia="Times New Roman" w:hAnsi="Times New Roman" w:cs="Times New Roman"/>
                <w:sz w:val="20"/>
                <w:szCs w:val="20"/>
              </w:rPr>
            </w:pPr>
          </w:p>
        </w:tc>
        <w:tc>
          <w:tcPr>
            <w:tcW w:w="978" w:type="dxa"/>
            <w:tcBorders>
              <w:top w:val="nil"/>
              <w:left w:val="nil"/>
              <w:bottom w:val="nil"/>
              <w:right w:val="nil"/>
            </w:tcBorders>
            <w:vAlign w:val="bottom"/>
          </w:tcPr>
          <w:p w14:paraId="7F5DFAC1"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5369B21A"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18E2702E"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41F65B4B"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23192A22"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177224AF"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10F6083F"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49A714FB"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29DCAE96"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12227C53"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500828BC"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640F910E"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443CC158"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69D21F17" w14:textId="77777777" w:rsidR="00E0507E" w:rsidRDefault="00E0507E">
            <w:pPr>
              <w:spacing w:after="0" w:line="240" w:lineRule="auto"/>
              <w:rPr>
                <w:rFonts w:ascii="Times New Roman" w:eastAsia="Times New Roman" w:hAnsi="Times New Roman" w:cs="Times New Roman"/>
                <w:sz w:val="20"/>
                <w:szCs w:val="20"/>
              </w:rPr>
            </w:pPr>
          </w:p>
        </w:tc>
        <w:tc>
          <w:tcPr>
            <w:tcW w:w="376" w:type="dxa"/>
            <w:tcBorders>
              <w:top w:val="nil"/>
              <w:left w:val="nil"/>
              <w:bottom w:val="nil"/>
              <w:right w:val="nil"/>
            </w:tcBorders>
            <w:vAlign w:val="bottom"/>
          </w:tcPr>
          <w:p w14:paraId="3CFF9231"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33983DAA" w14:textId="77777777" w:rsidR="00E0507E" w:rsidRDefault="00E0507E">
            <w:pPr>
              <w:spacing w:after="0" w:line="240" w:lineRule="auto"/>
              <w:rPr>
                <w:rFonts w:ascii="Times New Roman" w:eastAsia="Times New Roman" w:hAnsi="Times New Roman" w:cs="Times New Roman"/>
                <w:sz w:val="20"/>
                <w:szCs w:val="20"/>
              </w:rPr>
            </w:pPr>
          </w:p>
        </w:tc>
      </w:tr>
      <w:tr w:rsidR="00E0507E" w14:paraId="67591353" w14:textId="77777777">
        <w:trPr>
          <w:trHeight w:val="450"/>
        </w:trPr>
        <w:tc>
          <w:tcPr>
            <w:tcW w:w="800" w:type="dxa"/>
            <w:tcBorders>
              <w:top w:val="nil"/>
              <w:left w:val="nil"/>
              <w:bottom w:val="nil"/>
              <w:right w:val="nil"/>
            </w:tcBorders>
            <w:vAlign w:val="bottom"/>
          </w:tcPr>
          <w:p w14:paraId="112C9FB1" w14:textId="77777777" w:rsidR="00E0507E" w:rsidRDefault="00E0507E">
            <w:pPr>
              <w:spacing w:after="0" w:line="240" w:lineRule="auto"/>
              <w:rPr>
                <w:rFonts w:ascii="Times New Roman" w:eastAsia="Times New Roman" w:hAnsi="Times New Roman" w:cs="Times New Roman"/>
                <w:sz w:val="20"/>
                <w:szCs w:val="20"/>
              </w:rPr>
            </w:pPr>
          </w:p>
        </w:tc>
        <w:tc>
          <w:tcPr>
            <w:tcW w:w="570" w:type="dxa"/>
            <w:tcBorders>
              <w:top w:val="nil"/>
              <w:left w:val="nil"/>
              <w:bottom w:val="nil"/>
              <w:right w:val="nil"/>
            </w:tcBorders>
            <w:vAlign w:val="bottom"/>
          </w:tcPr>
          <w:p w14:paraId="77F6FB46" w14:textId="77777777" w:rsidR="00E0507E" w:rsidRDefault="00E0507E">
            <w:pPr>
              <w:spacing w:after="0" w:line="240" w:lineRule="auto"/>
              <w:rPr>
                <w:rFonts w:ascii="Times New Roman" w:eastAsia="Times New Roman" w:hAnsi="Times New Roman" w:cs="Times New Roman"/>
                <w:sz w:val="20"/>
                <w:szCs w:val="20"/>
              </w:rPr>
            </w:pPr>
          </w:p>
        </w:tc>
        <w:tc>
          <w:tcPr>
            <w:tcW w:w="570" w:type="dxa"/>
            <w:tcBorders>
              <w:top w:val="nil"/>
              <w:left w:val="nil"/>
              <w:bottom w:val="nil"/>
              <w:right w:val="nil"/>
            </w:tcBorders>
            <w:vAlign w:val="bottom"/>
          </w:tcPr>
          <w:p w14:paraId="5912B28D" w14:textId="77777777" w:rsidR="00E0507E" w:rsidRDefault="00E0507E">
            <w:pPr>
              <w:spacing w:after="0" w:line="240" w:lineRule="auto"/>
              <w:rPr>
                <w:rFonts w:ascii="Times New Roman" w:eastAsia="Times New Roman" w:hAnsi="Times New Roman" w:cs="Times New Roman"/>
                <w:sz w:val="20"/>
                <w:szCs w:val="20"/>
              </w:rPr>
            </w:pPr>
          </w:p>
        </w:tc>
        <w:tc>
          <w:tcPr>
            <w:tcW w:w="8797" w:type="dxa"/>
            <w:gridSpan w:val="17"/>
            <w:tcBorders>
              <w:top w:val="nil"/>
              <w:left w:val="nil"/>
              <w:bottom w:val="nil"/>
              <w:right w:val="nil"/>
            </w:tcBorders>
            <w:vAlign w:val="center"/>
          </w:tcPr>
          <w:p w14:paraId="3D58AA75" w14:textId="77777777" w:rsidR="00E0507E" w:rsidRDefault="00303CAA">
            <w:pPr>
              <w:spacing w:after="0" w:line="240" w:lineRule="auto"/>
              <w:jc w:val="center"/>
              <w:rPr>
                <w:rFonts w:ascii="Anton" w:eastAsia="Anton" w:hAnsi="Anton" w:cs="Anton"/>
                <w:b/>
                <w:bCs/>
                <w:color w:val="0070C0"/>
                <w:sz w:val="36"/>
                <w:szCs w:val="36"/>
              </w:rPr>
            </w:pPr>
            <w:r>
              <w:rPr>
                <w:noProof/>
              </w:rPr>
              <w:drawing>
                <wp:anchor distT="0" distB="0" distL="114300" distR="114300" simplePos="0" relativeHeight="251658240" behindDoc="0" locked="0" layoutInCell="1" hidden="0" allowOverlap="1" wp14:anchorId="1E8586D5" wp14:editId="039249C9">
                  <wp:simplePos x="0" y="0"/>
                  <wp:positionH relativeFrom="column">
                    <wp:posOffset>1860550</wp:posOffset>
                  </wp:positionH>
                  <wp:positionV relativeFrom="paragraph">
                    <wp:posOffset>-53970</wp:posOffset>
                  </wp:positionV>
                  <wp:extent cx="2026920" cy="332105"/>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026920" cy="332105"/>
                          </a:xfrm>
                          <a:prstGeom prst="rect">
                            <a:avLst/>
                          </a:prstGeom>
                          <a:ln/>
                        </pic:spPr>
                      </pic:pic>
                    </a:graphicData>
                  </a:graphic>
                </wp:anchor>
              </w:drawing>
            </w:r>
          </w:p>
        </w:tc>
        <w:tc>
          <w:tcPr>
            <w:tcW w:w="496" w:type="dxa"/>
            <w:tcBorders>
              <w:top w:val="nil"/>
              <w:left w:val="nil"/>
              <w:bottom w:val="nil"/>
              <w:right w:val="nil"/>
            </w:tcBorders>
            <w:vAlign w:val="bottom"/>
          </w:tcPr>
          <w:p w14:paraId="0D901F2D" w14:textId="77777777" w:rsidR="00E0507E" w:rsidRDefault="00E0507E">
            <w:pPr>
              <w:spacing w:after="0" w:line="240" w:lineRule="auto"/>
              <w:jc w:val="center"/>
              <w:rPr>
                <w:rFonts w:ascii="Anton" w:eastAsia="Anton" w:hAnsi="Anton" w:cs="Anton"/>
                <w:b/>
                <w:bCs/>
                <w:color w:val="0070C0"/>
                <w:sz w:val="36"/>
                <w:szCs w:val="36"/>
              </w:rPr>
            </w:pPr>
          </w:p>
        </w:tc>
        <w:tc>
          <w:tcPr>
            <w:tcW w:w="376" w:type="dxa"/>
            <w:tcBorders>
              <w:top w:val="nil"/>
              <w:left w:val="nil"/>
              <w:bottom w:val="nil"/>
              <w:right w:val="nil"/>
            </w:tcBorders>
            <w:vAlign w:val="bottom"/>
          </w:tcPr>
          <w:p w14:paraId="6D08BE90"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03838384" w14:textId="77777777" w:rsidR="00E0507E" w:rsidRDefault="00E0507E">
            <w:pPr>
              <w:spacing w:after="0" w:line="240" w:lineRule="auto"/>
              <w:rPr>
                <w:rFonts w:ascii="Times New Roman" w:eastAsia="Times New Roman" w:hAnsi="Times New Roman" w:cs="Times New Roman"/>
                <w:sz w:val="20"/>
                <w:szCs w:val="20"/>
              </w:rPr>
            </w:pPr>
          </w:p>
        </w:tc>
      </w:tr>
      <w:tr w:rsidR="00E0507E" w14:paraId="18F40745" w14:textId="77777777">
        <w:trPr>
          <w:trHeight w:val="315"/>
        </w:trPr>
        <w:tc>
          <w:tcPr>
            <w:tcW w:w="800" w:type="dxa"/>
            <w:tcBorders>
              <w:top w:val="nil"/>
              <w:left w:val="nil"/>
              <w:bottom w:val="nil"/>
              <w:right w:val="nil"/>
            </w:tcBorders>
            <w:vAlign w:val="bottom"/>
          </w:tcPr>
          <w:p w14:paraId="5F475614" w14:textId="77777777" w:rsidR="00E0507E" w:rsidRDefault="00E0507E">
            <w:pPr>
              <w:spacing w:after="0" w:line="240" w:lineRule="auto"/>
              <w:rPr>
                <w:rFonts w:ascii="Times New Roman" w:eastAsia="Times New Roman" w:hAnsi="Times New Roman" w:cs="Times New Roman"/>
                <w:sz w:val="20"/>
                <w:szCs w:val="20"/>
              </w:rPr>
            </w:pPr>
          </w:p>
        </w:tc>
        <w:tc>
          <w:tcPr>
            <w:tcW w:w="570" w:type="dxa"/>
            <w:tcBorders>
              <w:top w:val="nil"/>
              <w:left w:val="nil"/>
              <w:bottom w:val="nil"/>
              <w:right w:val="nil"/>
            </w:tcBorders>
            <w:vAlign w:val="bottom"/>
          </w:tcPr>
          <w:p w14:paraId="4EBE31EE" w14:textId="77777777" w:rsidR="00E0507E" w:rsidRDefault="00E0507E">
            <w:pPr>
              <w:spacing w:after="0" w:line="240" w:lineRule="auto"/>
              <w:rPr>
                <w:rFonts w:ascii="Times New Roman" w:eastAsia="Times New Roman" w:hAnsi="Times New Roman" w:cs="Times New Roman"/>
                <w:sz w:val="20"/>
                <w:szCs w:val="20"/>
              </w:rPr>
            </w:pPr>
          </w:p>
        </w:tc>
        <w:tc>
          <w:tcPr>
            <w:tcW w:w="570" w:type="dxa"/>
            <w:tcBorders>
              <w:top w:val="nil"/>
              <w:left w:val="nil"/>
              <w:bottom w:val="nil"/>
              <w:right w:val="nil"/>
            </w:tcBorders>
            <w:vAlign w:val="bottom"/>
          </w:tcPr>
          <w:p w14:paraId="718E4A2E" w14:textId="77777777" w:rsidR="00E0507E" w:rsidRDefault="00E0507E">
            <w:pPr>
              <w:spacing w:after="0" w:line="240" w:lineRule="auto"/>
              <w:rPr>
                <w:rFonts w:ascii="Times New Roman" w:eastAsia="Times New Roman" w:hAnsi="Times New Roman" w:cs="Times New Roman"/>
                <w:sz w:val="20"/>
                <w:szCs w:val="20"/>
              </w:rPr>
            </w:pPr>
          </w:p>
        </w:tc>
        <w:tc>
          <w:tcPr>
            <w:tcW w:w="9293" w:type="dxa"/>
            <w:gridSpan w:val="18"/>
            <w:tcBorders>
              <w:top w:val="nil"/>
              <w:left w:val="nil"/>
              <w:bottom w:val="nil"/>
              <w:right w:val="nil"/>
            </w:tcBorders>
            <w:vAlign w:val="center"/>
          </w:tcPr>
          <w:p w14:paraId="7AC0B4ED" w14:textId="77777777" w:rsidR="00E0507E" w:rsidRDefault="00303CAA">
            <w:pPr>
              <w:spacing w:after="0" w:line="240" w:lineRule="auto"/>
              <w:jc w:val="center"/>
              <w:rPr>
                <w:rFonts w:ascii="Arial" w:eastAsia="Arial" w:hAnsi="Arial" w:cs="Arial"/>
                <w:b/>
                <w:bCs/>
                <w:color w:val="000000"/>
                <w:u w:val="single"/>
              </w:rPr>
            </w:pPr>
            <w:r>
              <w:rPr>
                <w:rFonts w:ascii="Arial" w:eastAsia="Arial" w:hAnsi="Arial" w:cs="Arial"/>
                <w:b/>
                <w:bCs/>
                <w:color w:val="000000"/>
                <w:u w:val="single"/>
              </w:rPr>
              <w:t>SESIÓN DE APRENDIZAJE</w:t>
            </w:r>
          </w:p>
        </w:tc>
        <w:tc>
          <w:tcPr>
            <w:tcW w:w="376" w:type="dxa"/>
            <w:tcBorders>
              <w:top w:val="nil"/>
              <w:left w:val="nil"/>
              <w:bottom w:val="nil"/>
              <w:right w:val="nil"/>
            </w:tcBorders>
            <w:vAlign w:val="bottom"/>
          </w:tcPr>
          <w:p w14:paraId="4DE9EFCB" w14:textId="77777777" w:rsidR="00E0507E" w:rsidRDefault="00E0507E">
            <w:pPr>
              <w:spacing w:after="0" w:line="240" w:lineRule="auto"/>
              <w:jc w:val="center"/>
              <w:rPr>
                <w:rFonts w:ascii="Arial" w:eastAsia="Arial" w:hAnsi="Arial" w:cs="Arial"/>
                <w:b/>
                <w:bCs/>
                <w:color w:val="000000"/>
                <w:u w:val="single"/>
              </w:rPr>
            </w:pPr>
          </w:p>
        </w:tc>
        <w:tc>
          <w:tcPr>
            <w:tcW w:w="496" w:type="dxa"/>
            <w:tcBorders>
              <w:top w:val="nil"/>
              <w:left w:val="nil"/>
              <w:bottom w:val="nil"/>
              <w:right w:val="nil"/>
            </w:tcBorders>
            <w:vAlign w:val="bottom"/>
          </w:tcPr>
          <w:p w14:paraId="22A116CA" w14:textId="77777777" w:rsidR="00E0507E" w:rsidRDefault="00E0507E">
            <w:pPr>
              <w:spacing w:after="0" w:line="240" w:lineRule="auto"/>
              <w:rPr>
                <w:rFonts w:ascii="Times New Roman" w:eastAsia="Times New Roman" w:hAnsi="Times New Roman" w:cs="Times New Roman"/>
                <w:sz w:val="20"/>
                <w:szCs w:val="20"/>
              </w:rPr>
            </w:pPr>
          </w:p>
        </w:tc>
      </w:tr>
      <w:tr w:rsidR="00E0507E" w14:paraId="11BCAF07" w14:textId="77777777">
        <w:trPr>
          <w:trHeight w:val="195"/>
        </w:trPr>
        <w:tc>
          <w:tcPr>
            <w:tcW w:w="800" w:type="dxa"/>
            <w:tcBorders>
              <w:top w:val="nil"/>
              <w:left w:val="nil"/>
              <w:bottom w:val="nil"/>
              <w:right w:val="nil"/>
            </w:tcBorders>
            <w:vAlign w:val="bottom"/>
          </w:tcPr>
          <w:p w14:paraId="64C7AB45" w14:textId="77777777" w:rsidR="00E0507E" w:rsidRDefault="00E0507E">
            <w:pPr>
              <w:spacing w:after="0" w:line="240" w:lineRule="auto"/>
              <w:rPr>
                <w:rFonts w:ascii="Times New Roman" w:eastAsia="Times New Roman" w:hAnsi="Times New Roman" w:cs="Times New Roman"/>
                <w:sz w:val="20"/>
                <w:szCs w:val="20"/>
              </w:rPr>
            </w:pPr>
          </w:p>
        </w:tc>
        <w:tc>
          <w:tcPr>
            <w:tcW w:w="570" w:type="dxa"/>
            <w:tcBorders>
              <w:top w:val="nil"/>
              <w:left w:val="nil"/>
              <w:bottom w:val="nil"/>
              <w:right w:val="nil"/>
            </w:tcBorders>
            <w:vAlign w:val="bottom"/>
          </w:tcPr>
          <w:p w14:paraId="5B0261A9" w14:textId="77777777" w:rsidR="00E0507E" w:rsidRDefault="00E0507E">
            <w:pPr>
              <w:spacing w:after="0" w:line="240" w:lineRule="auto"/>
              <w:rPr>
                <w:rFonts w:ascii="Times New Roman" w:eastAsia="Times New Roman" w:hAnsi="Times New Roman" w:cs="Times New Roman"/>
                <w:sz w:val="20"/>
                <w:szCs w:val="20"/>
              </w:rPr>
            </w:pPr>
          </w:p>
        </w:tc>
        <w:tc>
          <w:tcPr>
            <w:tcW w:w="570" w:type="dxa"/>
            <w:tcBorders>
              <w:top w:val="nil"/>
              <w:left w:val="nil"/>
              <w:bottom w:val="nil"/>
              <w:right w:val="nil"/>
            </w:tcBorders>
            <w:vAlign w:val="bottom"/>
          </w:tcPr>
          <w:p w14:paraId="05698A4F" w14:textId="77777777" w:rsidR="00E0507E" w:rsidRDefault="00E0507E">
            <w:pPr>
              <w:spacing w:after="0" w:line="240" w:lineRule="auto"/>
              <w:rPr>
                <w:rFonts w:ascii="Times New Roman" w:eastAsia="Times New Roman" w:hAnsi="Times New Roman" w:cs="Times New Roman"/>
                <w:sz w:val="20"/>
                <w:szCs w:val="20"/>
              </w:rPr>
            </w:pPr>
          </w:p>
        </w:tc>
        <w:tc>
          <w:tcPr>
            <w:tcW w:w="569" w:type="dxa"/>
            <w:tcBorders>
              <w:top w:val="nil"/>
              <w:left w:val="nil"/>
              <w:bottom w:val="nil"/>
              <w:right w:val="nil"/>
            </w:tcBorders>
            <w:vAlign w:val="bottom"/>
          </w:tcPr>
          <w:p w14:paraId="3CEB9A1E" w14:textId="77777777" w:rsidR="00E0507E" w:rsidRDefault="00E0507E">
            <w:pPr>
              <w:spacing w:after="0" w:line="240" w:lineRule="auto"/>
              <w:rPr>
                <w:rFonts w:ascii="Times New Roman" w:eastAsia="Times New Roman" w:hAnsi="Times New Roman" w:cs="Times New Roman"/>
                <w:sz w:val="20"/>
                <w:szCs w:val="20"/>
              </w:rPr>
            </w:pPr>
          </w:p>
        </w:tc>
        <w:tc>
          <w:tcPr>
            <w:tcW w:w="569" w:type="dxa"/>
            <w:tcBorders>
              <w:top w:val="nil"/>
              <w:left w:val="nil"/>
              <w:bottom w:val="nil"/>
              <w:right w:val="nil"/>
            </w:tcBorders>
            <w:vAlign w:val="bottom"/>
          </w:tcPr>
          <w:p w14:paraId="35844B30" w14:textId="77777777" w:rsidR="00E0507E" w:rsidRDefault="00E0507E">
            <w:pPr>
              <w:spacing w:after="0" w:line="240" w:lineRule="auto"/>
              <w:rPr>
                <w:rFonts w:ascii="Times New Roman" w:eastAsia="Times New Roman" w:hAnsi="Times New Roman" w:cs="Times New Roman"/>
                <w:sz w:val="20"/>
                <w:szCs w:val="20"/>
              </w:rPr>
            </w:pPr>
          </w:p>
        </w:tc>
        <w:tc>
          <w:tcPr>
            <w:tcW w:w="569" w:type="dxa"/>
            <w:tcBorders>
              <w:top w:val="nil"/>
              <w:left w:val="nil"/>
              <w:bottom w:val="nil"/>
              <w:right w:val="nil"/>
            </w:tcBorders>
            <w:vAlign w:val="bottom"/>
          </w:tcPr>
          <w:p w14:paraId="2F45458F" w14:textId="77777777" w:rsidR="00E0507E" w:rsidRDefault="00E0507E">
            <w:pPr>
              <w:spacing w:after="0" w:line="240" w:lineRule="auto"/>
              <w:rPr>
                <w:rFonts w:ascii="Times New Roman" w:eastAsia="Times New Roman" w:hAnsi="Times New Roman" w:cs="Times New Roman"/>
                <w:sz w:val="20"/>
                <w:szCs w:val="20"/>
              </w:rPr>
            </w:pPr>
          </w:p>
        </w:tc>
        <w:tc>
          <w:tcPr>
            <w:tcW w:w="160" w:type="dxa"/>
            <w:tcBorders>
              <w:top w:val="nil"/>
              <w:left w:val="nil"/>
              <w:bottom w:val="nil"/>
              <w:right w:val="nil"/>
            </w:tcBorders>
            <w:vAlign w:val="bottom"/>
          </w:tcPr>
          <w:p w14:paraId="0F8A3F9E" w14:textId="77777777" w:rsidR="00E0507E" w:rsidRDefault="00E0507E">
            <w:pPr>
              <w:spacing w:after="0" w:line="240" w:lineRule="auto"/>
              <w:rPr>
                <w:rFonts w:ascii="Times New Roman" w:eastAsia="Times New Roman" w:hAnsi="Times New Roman" w:cs="Times New Roman"/>
                <w:sz w:val="20"/>
                <w:szCs w:val="20"/>
              </w:rPr>
            </w:pPr>
          </w:p>
        </w:tc>
        <w:tc>
          <w:tcPr>
            <w:tcW w:w="978" w:type="dxa"/>
            <w:tcBorders>
              <w:top w:val="nil"/>
              <w:left w:val="nil"/>
              <w:bottom w:val="nil"/>
              <w:right w:val="nil"/>
            </w:tcBorders>
            <w:vAlign w:val="bottom"/>
          </w:tcPr>
          <w:p w14:paraId="45B73A82"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214C6A37"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0B93836B"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352565A1"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76B8AF72"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single" w:sz="4" w:space="0" w:color="000000"/>
              <w:right w:val="nil"/>
            </w:tcBorders>
            <w:vAlign w:val="bottom"/>
          </w:tcPr>
          <w:p w14:paraId="262FA014"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single" w:sz="4" w:space="0" w:color="000000"/>
              <w:right w:val="nil"/>
            </w:tcBorders>
            <w:vAlign w:val="bottom"/>
          </w:tcPr>
          <w:p w14:paraId="0C1CD5E4"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single" w:sz="4" w:space="0" w:color="000000"/>
              <w:right w:val="nil"/>
            </w:tcBorders>
            <w:vAlign w:val="bottom"/>
          </w:tcPr>
          <w:p w14:paraId="49464F43"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295BA977"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3C80F1D4"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39CA2350"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single" w:sz="4" w:space="0" w:color="000000"/>
              <w:right w:val="nil"/>
            </w:tcBorders>
            <w:vAlign w:val="bottom"/>
          </w:tcPr>
          <w:p w14:paraId="1AB990FA"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single" w:sz="4" w:space="0" w:color="000000"/>
              <w:right w:val="nil"/>
            </w:tcBorders>
            <w:vAlign w:val="bottom"/>
          </w:tcPr>
          <w:p w14:paraId="5BFB8349"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single" w:sz="4" w:space="0" w:color="000000"/>
              <w:right w:val="nil"/>
            </w:tcBorders>
            <w:vAlign w:val="bottom"/>
          </w:tcPr>
          <w:p w14:paraId="5AE877C3" w14:textId="77777777" w:rsidR="00E0507E" w:rsidRDefault="00E0507E">
            <w:pPr>
              <w:spacing w:after="0" w:line="240" w:lineRule="auto"/>
              <w:rPr>
                <w:rFonts w:ascii="Times New Roman" w:eastAsia="Times New Roman" w:hAnsi="Times New Roman" w:cs="Times New Roman"/>
                <w:sz w:val="20"/>
                <w:szCs w:val="20"/>
              </w:rPr>
            </w:pPr>
          </w:p>
        </w:tc>
        <w:tc>
          <w:tcPr>
            <w:tcW w:w="376" w:type="dxa"/>
            <w:tcBorders>
              <w:top w:val="nil"/>
              <w:left w:val="nil"/>
              <w:bottom w:val="nil"/>
              <w:right w:val="nil"/>
            </w:tcBorders>
            <w:vAlign w:val="bottom"/>
          </w:tcPr>
          <w:p w14:paraId="2347516D"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020B976C" w14:textId="77777777" w:rsidR="00E0507E" w:rsidRDefault="00E0507E">
            <w:pPr>
              <w:spacing w:after="0" w:line="240" w:lineRule="auto"/>
              <w:rPr>
                <w:rFonts w:ascii="Times New Roman" w:eastAsia="Times New Roman" w:hAnsi="Times New Roman" w:cs="Times New Roman"/>
                <w:sz w:val="20"/>
                <w:szCs w:val="20"/>
              </w:rPr>
            </w:pPr>
          </w:p>
        </w:tc>
      </w:tr>
      <w:tr w:rsidR="00E0507E" w14:paraId="1354306A" w14:textId="77777777">
        <w:trPr>
          <w:trHeight w:val="300"/>
        </w:trPr>
        <w:tc>
          <w:tcPr>
            <w:tcW w:w="800" w:type="dxa"/>
            <w:tcBorders>
              <w:top w:val="nil"/>
              <w:left w:val="nil"/>
              <w:bottom w:val="nil"/>
              <w:right w:val="nil"/>
            </w:tcBorders>
            <w:vAlign w:val="bottom"/>
          </w:tcPr>
          <w:p w14:paraId="0E935A25" w14:textId="77777777" w:rsidR="00E0507E" w:rsidRDefault="00E0507E">
            <w:pPr>
              <w:spacing w:after="0" w:line="240" w:lineRule="auto"/>
              <w:rPr>
                <w:rFonts w:ascii="Times New Roman" w:eastAsia="Times New Roman" w:hAnsi="Times New Roman" w:cs="Times New Roman"/>
                <w:sz w:val="20"/>
                <w:szCs w:val="20"/>
              </w:rPr>
            </w:pPr>
          </w:p>
        </w:tc>
        <w:tc>
          <w:tcPr>
            <w:tcW w:w="2847" w:type="dxa"/>
            <w:gridSpan w:val="5"/>
            <w:tcBorders>
              <w:top w:val="nil"/>
              <w:left w:val="nil"/>
              <w:bottom w:val="nil"/>
              <w:right w:val="nil"/>
            </w:tcBorders>
            <w:vAlign w:val="bottom"/>
          </w:tcPr>
          <w:p w14:paraId="45F5E335" w14:textId="77777777" w:rsidR="00E0507E" w:rsidRDefault="00303CAA">
            <w:pPr>
              <w:spacing w:after="0" w:line="240" w:lineRule="auto"/>
              <w:rPr>
                <w:b/>
                <w:bCs/>
                <w:color w:val="000000"/>
                <w:sz w:val="22"/>
                <w:szCs w:val="22"/>
              </w:rPr>
            </w:pPr>
            <w:r>
              <w:rPr>
                <w:b/>
                <w:bCs/>
                <w:color w:val="000000"/>
                <w:sz w:val="22"/>
                <w:szCs w:val="22"/>
              </w:rPr>
              <w:t>1.- DATOS GENERALES:</w:t>
            </w:r>
          </w:p>
        </w:tc>
        <w:tc>
          <w:tcPr>
            <w:tcW w:w="160" w:type="dxa"/>
            <w:tcBorders>
              <w:top w:val="nil"/>
              <w:left w:val="nil"/>
              <w:bottom w:val="nil"/>
              <w:right w:val="nil"/>
            </w:tcBorders>
            <w:vAlign w:val="bottom"/>
          </w:tcPr>
          <w:p w14:paraId="051A30B7" w14:textId="77777777" w:rsidR="00E0507E" w:rsidRDefault="00E0507E">
            <w:pPr>
              <w:spacing w:after="0" w:line="240" w:lineRule="auto"/>
              <w:rPr>
                <w:b/>
                <w:bCs/>
                <w:color w:val="000000"/>
                <w:sz w:val="22"/>
                <w:szCs w:val="22"/>
              </w:rPr>
            </w:pPr>
          </w:p>
        </w:tc>
        <w:tc>
          <w:tcPr>
            <w:tcW w:w="978" w:type="dxa"/>
            <w:tcBorders>
              <w:top w:val="nil"/>
              <w:left w:val="nil"/>
              <w:bottom w:val="nil"/>
              <w:right w:val="nil"/>
            </w:tcBorders>
            <w:vAlign w:val="bottom"/>
          </w:tcPr>
          <w:p w14:paraId="58CB8265"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12563316"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0FF29708"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6898BEAF"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46D822EE" w14:textId="77777777" w:rsidR="00E0507E" w:rsidRDefault="00E0507E">
            <w:pPr>
              <w:spacing w:after="0" w:line="240" w:lineRule="auto"/>
              <w:rPr>
                <w:rFonts w:ascii="Times New Roman" w:eastAsia="Times New Roman" w:hAnsi="Times New Roman" w:cs="Times New Roman"/>
                <w:sz w:val="20"/>
                <w:szCs w:val="20"/>
              </w:rPr>
            </w:pPr>
          </w:p>
        </w:tc>
        <w:tc>
          <w:tcPr>
            <w:tcW w:w="1488" w:type="dxa"/>
            <w:gridSpan w:val="3"/>
            <w:tcBorders>
              <w:top w:val="single" w:sz="4" w:space="0" w:color="000000"/>
              <w:left w:val="single" w:sz="4" w:space="0" w:color="000000"/>
              <w:bottom w:val="nil"/>
              <w:right w:val="single" w:sz="4" w:space="0" w:color="000000"/>
            </w:tcBorders>
            <w:shd w:val="clear" w:color="auto" w:fill="A8D08D"/>
            <w:vAlign w:val="bottom"/>
          </w:tcPr>
          <w:p w14:paraId="6CC0D8C1" w14:textId="77777777" w:rsidR="00E0507E" w:rsidRDefault="00303CAA">
            <w:pPr>
              <w:spacing w:after="0" w:line="240" w:lineRule="auto"/>
              <w:jc w:val="center"/>
              <w:rPr>
                <w:b/>
                <w:bCs/>
                <w:i/>
                <w:iCs/>
                <w:color w:val="000000"/>
                <w:sz w:val="22"/>
                <w:szCs w:val="22"/>
              </w:rPr>
            </w:pPr>
            <w:r>
              <w:rPr>
                <w:b/>
              </w:rPr>
              <w:t>3</w:t>
            </w:r>
          </w:p>
        </w:tc>
        <w:tc>
          <w:tcPr>
            <w:tcW w:w="496" w:type="dxa"/>
            <w:tcBorders>
              <w:top w:val="single" w:sz="4" w:space="0" w:color="000000"/>
              <w:left w:val="nil"/>
              <w:bottom w:val="nil"/>
              <w:right w:val="single" w:sz="4" w:space="0" w:color="000000"/>
            </w:tcBorders>
            <w:vAlign w:val="center"/>
          </w:tcPr>
          <w:p w14:paraId="3D484B37" w14:textId="77777777" w:rsidR="00E0507E" w:rsidRDefault="00303CAA">
            <w:pPr>
              <w:spacing w:after="0" w:line="240" w:lineRule="auto"/>
              <w:jc w:val="center"/>
              <w:rPr>
                <w:b/>
                <w:bCs/>
                <w:color w:val="000000"/>
                <w:sz w:val="22"/>
                <w:szCs w:val="22"/>
              </w:rPr>
            </w:pPr>
            <w:r>
              <w:rPr>
                <w:b/>
                <w:bCs/>
                <w:sz w:val="22"/>
                <w:szCs w:val="22"/>
              </w:rPr>
              <w:t>1</w:t>
            </w:r>
          </w:p>
        </w:tc>
        <w:tc>
          <w:tcPr>
            <w:tcW w:w="496" w:type="dxa"/>
            <w:tcBorders>
              <w:top w:val="nil"/>
              <w:left w:val="nil"/>
              <w:bottom w:val="nil"/>
              <w:right w:val="nil"/>
            </w:tcBorders>
            <w:vAlign w:val="bottom"/>
          </w:tcPr>
          <w:p w14:paraId="197A546D" w14:textId="77777777" w:rsidR="00E0507E" w:rsidRDefault="00E0507E">
            <w:pPr>
              <w:spacing w:after="0" w:line="240" w:lineRule="auto"/>
              <w:jc w:val="center"/>
              <w:rPr>
                <w:b/>
                <w:bCs/>
                <w:color w:val="000000"/>
                <w:sz w:val="22"/>
                <w:szCs w:val="22"/>
              </w:rPr>
            </w:pPr>
          </w:p>
        </w:tc>
        <w:tc>
          <w:tcPr>
            <w:tcW w:w="496" w:type="dxa"/>
            <w:tcBorders>
              <w:top w:val="nil"/>
              <w:left w:val="nil"/>
              <w:bottom w:val="nil"/>
              <w:right w:val="nil"/>
            </w:tcBorders>
            <w:vAlign w:val="bottom"/>
          </w:tcPr>
          <w:p w14:paraId="05058C1A" w14:textId="77777777" w:rsidR="00E0507E" w:rsidRDefault="00E0507E">
            <w:pPr>
              <w:spacing w:after="0" w:line="240" w:lineRule="auto"/>
              <w:rPr>
                <w:rFonts w:ascii="Times New Roman" w:eastAsia="Times New Roman" w:hAnsi="Times New Roman" w:cs="Times New Roman"/>
                <w:sz w:val="20"/>
                <w:szCs w:val="20"/>
              </w:rPr>
            </w:pPr>
          </w:p>
        </w:tc>
        <w:tc>
          <w:tcPr>
            <w:tcW w:w="1488" w:type="dxa"/>
            <w:gridSpan w:val="3"/>
            <w:tcBorders>
              <w:top w:val="single" w:sz="4" w:space="0" w:color="000000"/>
              <w:left w:val="single" w:sz="4" w:space="0" w:color="000000"/>
              <w:bottom w:val="nil"/>
              <w:right w:val="single" w:sz="4" w:space="0" w:color="000000"/>
            </w:tcBorders>
            <w:shd w:val="clear" w:color="auto" w:fill="92D050"/>
            <w:vAlign w:val="bottom"/>
          </w:tcPr>
          <w:p w14:paraId="40DC8541" w14:textId="77777777" w:rsidR="00E0507E" w:rsidRDefault="00303CAA">
            <w:pPr>
              <w:spacing w:after="0" w:line="240" w:lineRule="auto"/>
              <w:jc w:val="center"/>
              <w:rPr>
                <w:b/>
                <w:bCs/>
                <w:color w:val="000000"/>
                <w:sz w:val="22"/>
                <w:szCs w:val="22"/>
              </w:rPr>
            </w:pPr>
            <w:r>
              <w:rPr>
                <w:b/>
              </w:rPr>
              <w:t>3</w:t>
            </w:r>
          </w:p>
        </w:tc>
        <w:tc>
          <w:tcPr>
            <w:tcW w:w="376" w:type="dxa"/>
            <w:tcBorders>
              <w:top w:val="single" w:sz="4" w:space="0" w:color="000000"/>
              <w:left w:val="nil"/>
              <w:bottom w:val="nil"/>
              <w:right w:val="single" w:sz="4" w:space="0" w:color="000000"/>
            </w:tcBorders>
            <w:vAlign w:val="center"/>
          </w:tcPr>
          <w:p w14:paraId="66F0F736" w14:textId="77777777" w:rsidR="00E0507E" w:rsidRDefault="00303CAA">
            <w:pPr>
              <w:spacing w:after="0" w:line="240" w:lineRule="auto"/>
              <w:jc w:val="center"/>
              <w:rPr>
                <w:b/>
                <w:bCs/>
                <w:color w:val="000000"/>
                <w:sz w:val="22"/>
                <w:szCs w:val="22"/>
              </w:rPr>
            </w:pPr>
            <w:r>
              <w:rPr>
                <w:b/>
                <w:bCs/>
                <w:sz w:val="22"/>
                <w:szCs w:val="22"/>
              </w:rPr>
              <w:t>1</w:t>
            </w:r>
          </w:p>
        </w:tc>
        <w:tc>
          <w:tcPr>
            <w:tcW w:w="496" w:type="dxa"/>
            <w:tcBorders>
              <w:top w:val="nil"/>
              <w:left w:val="nil"/>
              <w:bottom w:val="nil"/>
              <w:right w:val="nil"/>
            </w:tcBorders>
            <w:vAlign w:val="bottom"/>
          </w:tcPr>
          <w:p w14:paraId="4548C256" w14:textId="77777777" w:rsidR="00E0507E" w:rsidRDefault="00E0507E">
            <w:pPr>
              <w:spacing w:after="0" w:line="240" w:lineRule="auto"/>
              <w:jc w:val="center"/>
              <w:rPr>
                <w:b/>
                <w:bCs/>
                <w:color w:val="000000"/>
                <w:sz w:val="22"/>
                <w:szCs w:val="22"/>
              </w:rPr>
            </w:pPr>
          </w:p>
        </w:tc>
      </w:tr>
      <w:tr w:rsidR="00E0507E" w14:paraId="022E9B9F" w14:textId="77777777">
        <w:trPr>
          <w:trHeight w:val="300"/>
        </w:trPr>
        <w:tc>
          <w:tcPr>
            <w:tcW w:w="800" w:type="dxa"/>
            <w:tcBorders>
              <w:top w:val="nil"/>
              <w:left w:val="nil"/>
              <w:bottom w:val="nil"/>
              <w:right w:val="nil"/>
            </w:tcBorders>
            <w:vAlign w:val="bottom"/>
          </w:tcPr>
          <w:p w14:paraId="1FD21DD0" w14:textId="77777777" w:rsidR="00E0507E" w:rsidRDefault="00E0507E">
            <w:pPr>
              <w:spacing w:after="0" w:line="240" w:lineRule="auto"/>
              <w:rPr>
                <w:rFonts w:ascii="Times New Roman" w:eastAsia="Times New Roman" w:hAnsi="Times New Roman" w:cs="Times New Roman"/>
                <w:sz w:val="20"/>
                <w:szCs w:val="20"/>
              </w:rPr>
            </w:pPr>
          </w:p>
        </w:tc>
        <w:tc>
          <w:tcPr>
            <w:tcW w:w="570" w:type="dxa"/>
            <w:tcBorders>
              <w:top w:val="nil"/>
              <w:left w:val="nil"/>
              <w:bottom w:val="nil"/>
              <w:right w:val="nil"/>
            </w:tcBorders>
            <w:vAlign w:val="bottom"/>
          </w:tcPr>
          <w:p w14:paraId="5ACE7D17" w14:textId="77777777" w:rsidR="00E0507E" w:rsidRDefault="00303CAA">
            <w:pPr>
              <w:spacing w:after="0" w:line="240" w:lineRule="auto"/>
              <w:rPr>
                <w:color w:val="000000"/>
                <w:sz w:val="22"/>
                <w:szCs w:val="22"/>
              </w:rPr>
            </w:pPr>
            <w:r>
              <w:rPr>
                <w:color w:val="000000"/>
                <w:sz w:val="22"/>
                <w:szCs w:val="22"/>
              </w:rPr>
              <w:t>1.1</w:t>
            </w:r>
          </w:p>
        </w:tc>
        <w:tc>
          <w:tcPr>
            <w:tcW w:w="1708" w:type="dxa"/>
            <w:gridSpan w:val="3"/>
            <w:tcBorders>
              <w:top w:val="single" w:sz="4" w:space="0" w:color="000000"/>
              <w:left w:val="single" w:sz="4" w:space="0" w:color="000000"/>
              <w:bottom w:val="single" w:sz="4" w:space="0" w:color="000000"/>
              <w:right w:val="single" w:sz="4" w:space="0" w:color="000000"/>
            </w:tcBorders>
            <w:shd w:val="clear" w:color="auto" w:fill="A8D08D"/>
            <w:vAlign w:val="center"/>
          </w:tcPr>
          <w:p w14:paraId="3EA1D4F7" w14:textId="77777777" w:rsidR="00E0507E" w:rsidRDefault="00303CAA">
            <w:pPr>
              <w:spacing w:after="0" w:line="240" w:lineRule="auto"/>
              <w:rPr>
                <w:b/>
                <w:bCs/>
                <w:color w:val="000000"/>
                <w:sz w:val="22"/>
                <w:szCs w:val="22"/>
              </w:rPr>
            </w:pPr>
            <w:r>
              <w:rPr>
                <w:b/>
                <w:bCs/>
                <w:color w:val="000000"/>
                <w:sz w:val="22"/>
                <w:szCs w:val="22"/>
              </w:rPr>
              <w:t>UNIDAD</w:t>
            </w:r>
          </w:p>
        </w:tc>
        <w:tc>
          <w:tcPr>
            <w:tcW w:w="3691" w:type="dxa"/>
            <w:gridSpan w:val="7"/>
            <w:tcBorders>
              <w:top w:val="single" w:sz="4" w:space="0" w:color="000000"/>
              <w:left w:val="nil"/>
              <w:bottom w:val="single" w:sz="4" w:space="0" w:color="000000"/>
              <w:right w:val="single" w:sz="4" w:space="0" w:color="000000"/>
            </w:tcBorders>
            <w:vAlign w:val="bottom"/>
          </w:tcPr>
          <w:p w14:paraId="6173DA00" w14:textId="77777777" w:rsidR="00E0507E" w:rsidRDefault="00303CAA">
            <w:pPr>
              <w:spacing w:after="0" w:line="240" w:lineRule="auto"/>
              <w:jc w:val="center"/>
              <w:rPr>
                <w:b/>
                <w:bCs/>
                <w:color w:val="000000"/>
                <w:sz w:val="22"/>
                <w:szCs w:val="22"/>
              </w:rPr>
            </w:pPr>
            <w:r>
              <w:rPr>
                <w:b/>
                <w:bCs/>
                <w:sz w:val="22"/>
                <w:szCs w:val="22"/>
              </w:rPr>
              <w:t>I</w:t>
            </w:r>
          </w:p>
        </w:tc>
        <w:tc>
          <w:tcPr>
            <w:tcW w:w="496" w:type="dxa"/>
            <w:tcBorders>
              <w:top w:val="single" w:sz="4" w:space="0" w:color="000000"/>
              <w:left w:val="nil"/>
              <w:bottom w:val="single" w:sz="4" w:space="0" w:color="000000"/>
              <w:right w:val="single" w:sz="4" w:space="0" w:color="000000"/>
            </w:tcBorders>
            <w:vAlign w:val="bottom"/>
          </w:tcPr>
          <w:p w14:paraId="347F1CC6" w14:textId="77777777" w:rsidR="00E0507E" w:rsidRDefault="00303CAA">
            <w:pPr>
              <w:spacing w:after="0" w:line="240" w:lineRule="auto"/>
              <w:rPr>
                <w:color w:val="000000"/>
                <w:sz w:val="22"/>
                <w:szCs w:val="22"/>
              </w:rPr>
            </w:pPr>
            <w:r>
              <w:rPr>
                <w:color w:val="000000"/>
                <w:sz w:val="22"/>
                <w:szCs w:val="22"/>
              </w:rPr>
              <w:t>1.4</w:t>
            </w:r>
          </w:p>
        </w:tc>
        <w:tc>
          <w:tcPr>
            <w:tcW w:w="1488" w:type="dxa"/>
            <w:gridSpan w:val="3"/>
            <w:tcBorders>
              <w:top w:val="single" w:sz="4" w:space="0" w:color="000000"/>
              <w:left w:val="nil"/>
              <w:bottom w:val="single" w:sz="4" w:space="0" w:color="000000"/>
              <w:right w:val="single" w:sz="4" w:space="0" w:color="000000"/>
            </w:tcBorders>
            <w:shd w:val="clear" w:color="auto" w:fill="A8D08D"/>
            <w:vAlign w:val="center"/>
          </w:tcPr>
          <w:p w14:paraId="0B7FAB8E" w14:textId="77777777" w:rsidR="00E0507E" w:rsidRDefault="00303CAA">
            <w:pPr>
              <w:spacing w:after="0" w:line="240" w:lineRule="auto"/>
              <w:rPr>
                <w:b/>
                <w:bCs/>
                <w:color w:val="000000"/>
                <w:sz w:val="22"/>
                <w:szCs w:val="22"/>
              </w:rPr>
            </w:pPr>
            <w:r>
              <w:rPr>
                <w:b/>
                <w:bCs/>
                <w:color w:val="000000"/>
                <w:sz w:val="22"/>
                <w:szCs w:val="22"/>
              </w:rPr>
              <w:t>DOCENTE</w:t>
            </w:r>
          </w:p>
        </w:tc>
        <w:tc>
          <w:tcPr>
            <w:tcW w:w="2856" w:type="dxa"/>
            <w:gridSpan w:val="6"/>
            <w:tcBorders>
              <w:top w:val="single" w:sz="4" w:space="0" w:color="000000"/>
              <w:left w:val="nil"/>
              <w:bottom w:val="single" w:sz="4" w:space="0" w:color="000000"/>
              <w:right w:val="single" w:sz="4" w:space="0" w:color="000000"/>
            </w:tcBorders>
            <w:vAlign w:val="bottom"/>
          </w:tcPr>
          <w:p w14:paraId="3BE50EF9" w14:textId="77777777" w:rsidR="00E0507E" w:rsidRDefault="00303CAA">
            <w:pPr>
              <w:spacing w:after="0" w:line="240" w:lineRule="auto"/>
              <w:jc w:val="center"/>
              <w:rPr>
                <w:b/>
                <w:bCs/>
                <w:color w:val="000000"/>
                <w:sz w:val="18"/>
                <w:szCs w:val="18"/>
              </w:rPr>
            </w:pPr>
            <w:r>
              <w:rPr>
                <w:b/>
                <w:bCs/>
                <w:sz w:val="18"/>
                <w:szCs w:val="18"/>
              </w:rPr>
              <w:t xml:space="preserve">Jose Perez </w:t>
            </w:r>
          </w:p>
        </w:tc>
        <w:tc>
          <w:tcPr>
            <w:tcW w:w="496" w:type="dxa"/>
            <w:tcBorders>
              <w:top w:val="nil"/>
              <w:left w:val="nil"/>
              <w:bottom w:val="nil"/>
              <w:right w:val="nil"/>
            </w:tcBorders>
            <w:vAlign w:val="bottom"/>
          </w:tcPr>
          <w:p w14:paraId="5D7C3CA0" w14:textId="77777777" w:rsidR="00E0507E" w:rsidRDefault="00E0507E">
            <w:pPr>
              <w:spacing w:after="0" w:line="240" w:lineRule="auto"/>
              <w:jc w:val="center"/>
              <w:rPr>
                <w:b/>
                <w:bCs/>
                <w:color w:val="000000"/>
                <w:sz w:val="18"/>
                <w:szCs w:val="18"/>
              </w:rPr>
            </w:pPr>
          </w:p>
        </w:tc>
      </w:tr>
      <w:tr w:rsidR="00E0507E" w14:paraId="3FD03420" w14:textId="77777777">
        <w:trPr>
          <w:trHeight w:val="300"/>
        </w:trPr>
        <w:tc>
          <w:tcPr>
            <w:tcW w:w="800" w:type="dxa"/>
            <w:tcBorders>
              <w:top w:val="nil"/>
              <w:left w:val="nil"/>
              <w:bottom w:val="nil"/>
              <w:right w:val="nil"/>
            </w:tcBorders>
            <w:vAlign w:val="bottom"/>
          </w:tcPr>
          <w:p w14:paraId="5114DFE7" w14:textId="77777777" w:rsidR="00E0507E" w:rsidRDefault="00E0507E">
            <w:pPr>
              <w:spacing w:after="0" w:line="240" w:lineRule="auto"/>
              <w:rPr>
                <w:rFonts w:ascii="Times New Roman" w:eastAsia="Times New Roman" w:hAnsi="Times New Roman" w:cs="Times New Roman"/>
                <w:sz w:val="20"/>
                <w:szCs w:val="20"/>
              </w:rPr>
            </w:pPr>
          </w:p>
        </w:tc>
        <w:tc>
          <w:tcPr>
            <w:tcW w:w="570" w:type="dxa"/>
            <w:tcBorders>
              <w:top w:val="nil"/>
              <w:left w:val="nil"/>
              <w:bottom w:val="nil"/>
              <w:right w:val="nil"/>
            </w:tcBorders>
            <w:vAlign w:val="bottom"/>
          </w:tcPr>
          <w:p w14:paraId="28DE8327" w14:textId="77777777" w:rsidR="00E0507E" w:rsidRDefault="00303CAA">
            <w:pPr>
              <w:spacing w:after="0" w:line="240" w:lineRule="auto"/>
              <w:rPr>
                <w:color w:val="000000"/>
                <w:sz w:val="22"/>
                <w:szCs w:val="22"/>
              </w:rPr>
            </w:pPr>
            <w:r>
              <w:rPr>
                <w:color w:val="000000"/>
                <w:sz w:val="22"/>
                <w:szCs w:val="22"/>
              </w:rPr>
              <w:t>1.2</w:t>
            </w:r>
          </w:p>
        </w:tc>
        <w:tc>
          <w:tcPr>
            <w:tcW w:w="1708" w:type="dxa"/>
            <w:gridSpan w:val="3"/>
            <w:tcBorders>
              <w:top w:val="single" w:sz="4" w:space="0" w:color="000000"/>
              <w:left w:val="single" w:sz="4" w:space="0" w:color="000000"/>
              <w:bottom w:val="single" w:sz="4" w:space="0" w:color="000000"/>
              <w:right w:val="single" w:sz="4" w:space="0" w:color="000000"/>
            </w:tcBorders>
            <w:shd w:val="clear" w:color="auto" w:fill="A8D08D"/>
            <w:vAlign w:val="center"/>
          </w:tcPr>
          <w:p w14:paraId="7B5A3EAA" w14:textId="77777777" w:rsidR="00E0507E" w:rsidRDefault="00303CAA">
            <w:pPr>
              <w:spacing w:after="0" w:line="240" w:lineRule="auto"/>
              <w:rPr>
                <w:b/>
                <w:bCs/>
                <w:color w:val="000000"/>
                <w:sz w:val="22"/>
                <w:szCs w:val="22"/>
              </w:rPr>
            </w:pPr>
            <w:r>
              <w:rPr>
                <w:b/>
                <w:bCs/>
                <w:sz w:val="22"/>
                <w:szCs w:val="22"/>
              </w:rPr>
              <w:t>ÁREA</w:t>
            </w:r>
          </w:p>
        </w:tc>
        <w:tc>
          <w:tcPr>
            <w:tcW w:w="3691" w:type="dxa"/>
            <w:gridSpan w:val="7"/>
            <w:tcBorders>
              <w:top w:val="single" w:sz="4" w:space="0" w:color="000000"/>
              <w:left w:val="nil"/>
              <w:bottom w:val="single" w:sz="4" w:space="0" w:color="000000"/>
              <w:right w:val="single" w:sz="4" w:space="0" w:color="000000"/>
            </w:tcBorders>
            <w:vAlign w:val="bottom"/>
          </w:tcPr>
          <w:p w14:paraId="5022F53F" w14:textId="77777777" w:rsidR="00E0507E" w:rsidRDefault="00303CAA">
            <w:pPr>
              <w:spacing w:after="0" w:line="240" w:lineRule="auto"/>
              <w:jc w:val="center"/>
              <w:rPr>
                <w:b/>
                <w:bCs/>
                <w:color w:val="000000"/>
                <w:sz w:val="18"/>
                <w:szCs w:val="18"/>
              </w:rPr>
            </w:pPr>
            <w:r>
              <w:rPr>
                <w:b/>
                <w:bCs/>
                <w:sz w:val="18"/>
                <w:szCs w:val="18"/>
              </w:rPr>
              <w:t>EPT</w:t>
            </w:r>
          </w:p>
        </w:tc>
        <w:tc>
          <w:tcPr>
            <w:tcW w:w="496" w:type="dxa"/>
            <w:tcBorders>
              <w:top w:val="nil"/>
              <w:left w:val="nil"/>
              <w:bottom w:val="single" w:sz="4" w:space="0" w:color="000000"/>
              <w:right w:val="single" w:sz="4" w:space="0" w:color="000000"/>
            </w:tcBorders>
            <w:vAlign w:val="bottom"/>
          </w:tcPr>
          <w:p w14:paraId="68274488" w14:textId="77777777" w:rsidR="00E0507E" w:rsidRDefault="00303CAA">
            <w:pPr>
              <w:spacing w:after="0" w:line="240" w:lineRule="auto"/>
              <w:rPr>
                <w:color w:val="000000"/>
                <w:sz w:val="22"/>
                <w:szCs w:val="22"/>
              </w:rPr>
            </w:pPr>
            <w:r>
              <w:rPr>
                <w:color w:val="000000"/>
                <w:sz w:val="22"/>
                <w:szCs w:val="22"/>
              </w:rPr>
              <w:t>1.5</w:t>
            </w:r>
          </w:p>
        </w:tc>
        <w:tc>
          <w:tcPr>
            <w:tcW w:w="1488" w:type="dxa"/>
            <w:gridSpan w:val="3"/>
            <w:tcBorders>
              <w:top w:val="single" w:sz="4" w:space="0" w:color="000000"/>
              <w:left w:val="nil"/>
              <w:bottom w:val="single" w:sz="4" w:space="0" w:color="000000"/>
              <w:right w:val="single" w:sz="4" w:space="0" w:color="000000"/>
            </w:tcBorders>
            <w:shd w:val="clear" w:color="auto" w:fill="A8D08D"/>
            <w:vAlign w:val="center"/>
          </w:tcPr>
          <w:p w14:paraId="457CFCA8" w14:textId="77777777" w:rsidR="00E0507E" w:rsidRDefault="00303CAA">
            <w:pPr>
              <w:spacing w:after="0" w:line="240" w:lineRule="auto"/>
              <w:rPr>
                <w:b/>
                <w:bCs/>
                <w:color w:val="000000"/>
                <w:sz w:val="22"/>
                <w:szCs w:val="22"/>
              </w:rPr>
            </w:pPr>
            <w:r>
              <w:rPr>
                <w:b/>
                <w:bCs/>
                <w:color w:val="000000"/>
                <w:sz w:val="22"/>
                <w:szCs w:val="22"/>
              </w:rPr>
              <w:t>TIEMPO</w:t>
            </w:r>
          </w:p>
        </w:tc>
        <w:tc>
          <w:tcPr>
            <w:tcW w:w="2856" w:type="dxa"/>
            <w:gridSpan w:val="6"/>
            <w:tcBorders>
              <w:top w:val="single" w:sz="4" w:space="0" w:color="000000"/>
              <w:left w:val="nil"/>
              <w:bottom w:val="single" w:sz="4" w:space="0" w:color="000000"/>
              <w:right w:val="single" w:sz="4" w:space="0" w:color="000000"/>
            </w:tcBorders>
            <w:vAlign w:val="bottom"/>
          </w:tcPr>
          <w:p w14:paraId="66F59E68" w14:textId="77777777" w:rsidR="00E0507E" w:rsidRDefault="00303CAA">
            <w:pPr>
              <w:spacing w:after="0" w:line="240" w:lineRule="auto"/>
              <w:jc w:val="center"/>
              <w:rPr>
                <w:b/>
                <w:bCs/>
                <w:color w:val="000000"/>
                <w:sz w:val="22"/>
                <w:szCs w:val="22"/>
              </w:rPr>
            </w:pPr>
            <w:r>
              <w:rPr>
                <w:b/>
                <w:bCs/>
                <w:sz w:val="22"/>
                <w:szCs w:val="22"/>
              </w:rPr>
              <w:t xml:space="preserve">90 minutos </w:t>
            </w:r>
          </w:p>
        </w:tc>
        <w:tc>
          <w:tcPr>
            <w:tcW w:w="496" w:type="dxa"/>
            <w:tcBorders>
              <w:top w:val="nil"/>
              <w:left w:val="nil"/>
              <w:bottom w:val="nil"/>
              <w:right w:val="nil"/>
            </w:tcBorders>
            <w:vAlign w:val="bottom"/>
          </w:tcPr>
          <w:p w14:paraId="77CAF2C4" w14:textId="77777777" w:rsidR="00E0507E" w:rsidRDefault="00E0507E">
            <w:pPr>
              <w:spacing w:after="0" w:line="240" w:lineRule="auto"/>
              <w:jc w:val="center"/>
              <w:rPr>
                <w:b/>
                <w:bCs/>
                <w:color w:val="000000"/>
                <w:sz w:val="22"/>
                <w:szCs w:val="22"/>
              </w:rPr>
            </w:pPr>
          </w:p>
        </w:tc>
      </w:tr>
      <w:tr w:rsidR="00E0507E" w14:paraId="3065FB3D" w14:textId="77777777">
        <w:trPr>
          <w:trHeight w:val="300"/>
        </w:trPr>
        <w:tc>
          <w:tcPr>
            <w:tcW w:w="800" w:type="dxa"/>
            <w:tcBorders>
              <w:top w:val="nil"/>
              <w:left w:val="nil"/>
              <w:bottom w:val="nil"/>
              <w:right w:val="nil"/>
            </w:tcBorders>
            <w:vAlign w:val="bottom"/>
          </w:tcPr>
          <w:p w14:paraId="316C9142" w14:textId="77777777" w:rsidR="00E0507E" w:rsidRDefault="00E0507E">
            <w:pPr>
              <w:spacing w:after="0" w:line="240" w:lineRule="auto"/>
              <w:rPr>
                <w:rFonts w:ascii="Times New Roman" w:eastAsia="Times New Roman" w:hAnsi="Times New Roman" w:cs="Times New Roman"/>
                <w:sz w:val="20"/>
                <w:szCs w:val="20"/>
              </w:rPr>
            </w:pPr>
          </w:p>
        </w:tc>
        <w:tc>
          <w:tcPr>
            <w:tcW w:w="570" w:type="dxa"/>
            <w:tcBorders>
              <w:top w:val="nil"/>
              <w:left w:val="nil"/>
              <w:bottom w:val="single" w:sz="4" w:space="0" w:color="000000"/>
              <w:right w:val="nil"/>
            </w:tcBorders>
            <w:vAlign w:val="bottom"/>
          </w:tcPr>
          <w:p w14:paraId="2D0D5E74" w14:textId="77777777" w:rsidR="00E0507E" w:rsidRDefault="00303CAA">
            <w:pPr>
              <w:spacing w:after="0" w:line="240" w:lineRule="auto"/>
              <w:rPr>
                <w:color w:val="000000"/>
                <w:sz w:val="22"/>
                <w:szCs w:val="22"/>
              </w:rPr>
            </w:pPr>
            <w:r>
              <w:rPr>
                <w:color w:val="000000"/>
                <w:sz w:val="22"/>
                <w:szCs w:val="22"/>
              </w:rPr>
              <w:t>1.3</w:t>
            </w:r>
          </w:p>
        </w:tc>
        <w:tc>
          <w:tcPr>
            <w:tcW w:w="1708" w:type="dxa"/>
            <w:gridSpan w:val="3"/>
            <w:tcBorders>
              <w:top w:val="single" w:sz="4" w:space="0" w:color="000000"/>
              <w:left w:val="single" w:sz="4" w:space="0" w:color="000000"/>
              <w:bottom w:val="single" w:sz="4" w:space="0" w:color="000000"/>
              <w:right w:val="single" w:sz="4" w:space="0" w:color="000000"/>
            </w:tcBorders>
            <w:shd w:val="clear" w:color="auto" w:fill="A8D08D"/>
            <w:vAlign w:val="center"/>
          </w:tcPr>
          <w:p w14:paraId="74ED5AEF" w14:textId="77777777" w:rsidR="00E0507E" w:rsidRDefault="00303CAA">
            <w:pPr>
              <w:spacing w:after="0" w:line="240" w:lineRule="auto"/>
              <w:rPr>
                <w:b/>
                <w:bCs/>
                <w:color w:val="000000"/>
                <w:sz w:val="22"/>
                <w:szCs w:val="22"/>
              </w:rPr>
            </w:pPr>
            <w:r>
              <w:rPr>
                <w:b/>
                <w:bCs/>
                <w:color w:val="000000"/>
                <w:sz w:val="22"/>
                <w:szCs w:val="22"/>
              </w:rPr>
              <w:t>GRADO</w:t>
            </w:r>
          </w:p>
        </w:tc>
        <w:tc>
          <w:tcPr>
            <w:tcW w:w="3691" w:type="dxa"/>
            <w:gridSpan w:val="7"/>
            <w:tcBorders>
              <w:top w:val="single" w:sz="4" w:space="0" w:color="000000"/>
              <w:left w:val="nil"/>
              <w:bottom w:val="single" w:sz="4" w:space="0" w:color="000000"/>
              <w:right w:val="single" w:sz="4" w:space="0" w:color="000000"/>
            </w:tcBorders>
            <w:vAlign w:val="bottom"/>
          </w:tcPr>
          <w:p w14:paraId="50C67803" w14:textId="60173B90" w:rsidR="00E0507E" w:rsidRDefault="00303CAA">
            <w:pPr>
              <w:spacing w:after="0" w:line="240" w:lineRule="auto"/>
              <w:jc w:val="center"/>
              <w:rPr>
                <w:b/>
                <w:bCs/>
                <w:color w:val="000000"/>
                <w:sz w:val="22"/>
                <w:szCs w:val="22"/>
              </w:rPr>
            </w:pPr>
            <w:r>
              <w:rPr>
                <w:b/>
                <w:bCs/>
                <w:sz w:val="22"/>
                <w:szCs w:val="22"/>
              </w:rPr>
              <w:t>3</w:t>
            </w:r>
            <w:r w:rsidR="0035522A">
              <w:rPr>
                <w:b/>
                <w:bCs/>
                <w:sz w:val="22"/>
                <w:szCs w:val="22"/>
              </w:rPr>
              <w:t>-4-5</w:t>
            </w:r>
            <w:r>
              <w:rPr>
                <w:b/>
                <w:bCs/>
                <w:sz w:val="22"/>
                <w:szCs w:val="22"/>
              </w:rPr>
              <w:t xml:space="preserve">° grado </w:t>
            </w:r>
          </w:p>
        </w:tc>
        <w:tc>
          <w:tcPr>
            <w:tcW w:w="496" w:type="dxa"/>
            <w:tcBorders>
              <w:top w:val="nil"/>
              <w:left w:val="nil"/>
              <w:bottom w:val="single" w:sz="4" w:space="0" w:color="000000"/>
              <w:right w:val="single" w:sz="4" w:space="0" w:color="000000"/>
            </w:tcBorders>
            <w:vAlign w:val="bottom"/>
          </w:tcPr>
          <w:p w14:paraId="68F6E839" w14:textId="77777777" w:rsidR="00E0507E" w:rsidRDefault="00303CAA">
            <w:pPr>
              <w:spacing w:after="0" w:line="240" w:lineRule="auto"/>
              <w:rPr>
                <w:color w:val="000000"/>
                <w:sz w:val="22"/>
                <w:szCs w:val="22"/>
              </w:rPr>
            </w:pPr>
            <w:r>
              <w:rPr>
                <w:color w:val="000000"/>
                <w:sz w:val="22"/>
                <w:szCs w:val="22"/>
              </w:rPr>
              <w:t>1.6</w:t>
            </w:r>
          </w:p>
        </w:tc>
        <w:tc>
          <w:tcPr>
            <w:tcW w:w="1488" w:type="dxa"/>
            <w:gridSpan w:val="3"/>
            <w:tcBorders>
              <w:top w:val="single" w:sz="4" w:space="0" w:color="000000"/>
              <w:left w:val="nil"/>
              <w:bottom w:val="single" w:sz="4" w:space="0" w:color="000000"/>
              <w:right w:val="single" w:sz="4" w:space="0" w:color="000000"/>
            </w:tcBorders>
            <w:shd w:val="clear" w:color="auto" w:fill="A8D08D"/>
            <w:vAlign w:val="center"/>
          </w:tcPr>
          <w:p w14:paraId="6337CA71" w14:textId="77777777" w:rsidR="00E0507E" w:rsidRDefault="00303CAA">
            <w:pPr>
              <w:spacing w:after="0" w:line="240" w:lineRule="auto"/>
              <w:rPr>
                <w:b/>
                <w:bCs/>
                <w:color w:val="000000"/>
                <w:sz w:val="22"/>
                <w:szCs w:val="22"/>
              </w:rPr>
            </w:pPr>
            <w:r>
              <w:rPr>
                <w:b/>
                <w:bCs/>
                <w:color w:val="000000"/>
                <w:sz w:val="22"/>
                <w:szCs w:val="22"/>
              </w:rPr>
              <w:t>FECHA</w:t>
            </w:r>
          </w:p>
        </w:tc>
        <w:tc>
          <w:tcPr>
            <w:tcW w:w="2856" w:type="dxa"/>
            <w:gridSpan w:val="6"/>
            <w:tcBorders>
              <w:top w:val="single" w:sz="4" w:space="0" w:color="000000"/>
              <w:left w:val="nil"/>
              <w:bottom w:val="single" w:sz="4" w:space="0" w:color="000000"/>
              <w:right w:val="single" w:sz="4" w:space="0" w:color="000000"/>
            </w:tcBorders>
            <w:vAlign w:val="bottom"/>
          </w:tcPr>
          <w:p w14:paraId="6E5E34ED" w14:textId="01DEB74B" w:rsidR="00E0507E" w:rsidRDefault="0035522A" w:rsidP="0035522A">
            <w:pPr>
              <w:spacing w:after="0" w:line="240" w:lineRule="auto"/>
              <w:rPr>
                <w:b/>
                <w:bCs/>
                <w:color w:val="000000"/>
                <w:sz w:val="18"/>
                <w:szCs w:val="18"/>
              </w:rPr>
            </w:pPr>
            <w:r>
              <w:rPr>
                <w:b/>
              </w:rPr>
              <w:t>8/24/2026</w:t>
            </w:r>
          </w:p>
        </w:tc>
        <w:tc>
          <w:tcPr>
            <w:tcW w:w="496" w:type="dxa"/>
            <w:tcBorders>
              <w:top w:val="nil"/>
              <w:left w:val="nil"/>
              <w:bottom w:val="nil"/>
              <w:right w:val="nil"/>
            </w:tcBorders>
            <w:vAlign w:val="bottom"/>
          </w:tcPr>
          <w:p w14:paraId="2F216D2C" w14:textId="77777777" w:rsidR="00E0507E" w:rsidRDefault="00E0507E">
            <w:pPr>
              <w:spacing w:after="0" w:line="240" w:lineRule="auto"/>
              <w:jc w:val="center"/>
              <w:rPr>
                <w:b/>
                <w:bCs/>
                <w:color w:val="000000"/>
                <w:sz w:val="18"/>
                <w:szCs w:val="18"/>
              </w:rPr>
            </w:pPr>
          </w:p>
        </w:tc>
      </w:tr>
      <w:tr w:rsidR="00E0507E" w14:paraId="371A91CE" w14:textId="77777777">
        <w:trPr>
          <w:trHeight w:val="300"/>
        </w:trPr>
        <w:tc>
          <w:tcPr>
            <w:tcW w:w="800" w:type="dxa"/>
            <w:tcBorders>
              <w:top w:val="nil"/>
              <w:left w:val="nil"/>
              <w:bottom w:val="nil"/>
              <w:right w:val="nil"/>
            </w:tcBorders>
            <w:vAlign w:val="bottom"/>
          </w:tcPr>
          <w:p w14:paraId="53642D39" w14:textId="77777777" w:rsidR="00E0507E" w:rsidRDefault="00E0507E">
            <w:pPr>
              <w:spacing w:after="0" w:line="240" w:lineRule="auto"/>
              <w:rPr>
                <w:rFonts w:ascii="Times New Roman" w:eastAsia="Times New Roman" w:hAnsi="Times New Roman" w:cs="Times New Roman"/>
                <w:sz w:val="20"/>
                <w:szCs w:val="20"/>
              </w:rPr>
            </w:pPr>
          </w:p>
        </w:tc>
        <w:tc>
          <w:tcPr>
            <w:tcW w:w="2847" w:type="dxa"/>
            <w:gridSpan w:val="5"/>
            <w:tcBorders>
              <w:top w:val="single" w:sz="4" w:space="0" w:color="000000"/>
              <w:left w:val="single" w:sz="4" w:space="0" w:color="000000"/>
              <w:bottom w:val="single" w:sz="4" w:space="0" w:color="000000"/>
              <w:right w:val="single" w:sz="4" w:space="0" w:color="000000"/>
            </w:tcBorders>
            <w:shd w:val="clear" w:color="auto" w:fill="A8D08D"/>
            <w:vAlign w:val="bottom"/>
          </w:tcPr>
          <w:p w14:paraId="4527CA49" w14:textId="77777777" w:rsidR="00E0507E" w:rsidRDefault="00303CAA">
            <w:pPr>
              <w:spacing w:after="0" w:line="240" w:lineRule="auto"/>
              <w:jc w:val="center"/>
              <w:rPr>
                <w:b/>
                <w:bCs/>
                <w:color w:val="000000"/>
                <w:sz w:val="22"/>
                <w:szCs w:val="22"/>
              </w:rPr>
            </w:pPr>
            <w:r>
              <w:rPr>
                <w:b/>
                <w:bCs/>
                <w:color w:val="000000"/>
                <w:sz w:val="22"/>
                <w:szCs w:val="22"/>
              </w:rPr>
              <w:t xml:space="preserve">TITULO DE LA </w:t>
            </w:r>
            <w:r>
              <w:rPr>
                <w:b/>
                <w:bCs/>
                <w:sz w:val="22"/>
                <w:szCs w:val="22"/>
              </w:rPr>
              <w:t>SESIÓN</w:t>
            </w:r>
            <w:r>
              <w:rPr>
                <w:b/>
                <w:bCs/>
                <w:color w:val="000000"/>
                <w:sz w:val="22"/>
                <w:szCs w:val="22"/>
              </w:rPr>
              <w:t>:</w:t>
            </w:r>
          </w:p>
        </w:tc>
        <w:tc>
          <w:tcPr>
            <w:tcW w:w="7962" w:type="dxa"/>
            <w:gridSpan w:val="16"/>
            <w:tcBorders>
              <w:top w:val="single" w:sz="4" w:space="0" w:color="000000"/>
              <w:left w:val="nil"/>
              <w:bottom w:val="single" w:sz="4" w:space="0" w:color="000000"/>
              <w:right w:val="single" w:sz="4" w:space="0" w:color="000000"/>
            </w:tcBorders>
            <w:shd w:val="clear" w:color="auto" w:fill="FFFFFF"/>
            <w:vAlign w:val="bottom"/>
          </w:tcPr>
          <w:p w14:paraId="22881F8C" w14:textId="77777777" w:rsidR="00E0507E" w:rsidRDefault="00303CAA">
            <w:pPr>
              <w:spacing w:after="0" w:line="240" w:lineRule="auto"/>
              <w:jc w:val="center"/>
              <w:rPr>
                <w:color w:val="000000"/>
                <w:sz w:val="22"/>
                <w:szCs w:val="22"/>
              </w:rPr>
            </w:pPr>
            <w:r>
              <w:rPr>
                <w:b/>
              </w:rPr>
              <w:t>Correlación</w:t>
            </w:r>
          </w:p>
        </w:tc>
        <w:tc>
          <w:tcPr>
            <w:tcW w:w="496" w:type="dxa"/>
            <w:tcBorders>
              <w:top w:val="nil"/>
              <w:left w:val="nil"/>
              <w:bottom w:val="nil"/>
              <w:right w:val="nil"/>
            </w:tcBorders>
            <w:vAlign w:val="bottom"/>
          </w:tcPr>
          <w:p w14:paraId="5B2F0D35" w14:textId="77777777" w:rsidR="00E0507E" w:rsidRDefault="00E0507E">
            <w:pPr>
              <w:spacing w:after="0" w:line="240" w:lineRule="auto"/>
              <w:jc w:val="center"/>
              <w:rPr>
                <w:color w:val="000000"/>
                <w:sz w:val="22"/>
                <w:szCs w:val="22"/>
              </w:rPr>
            </w:pPr>
          </w:p>
        </w:tc>
      </w:tr>
      <w:tr w:rsidR="00E0507E" w14:paraId="55108A98" w14:textId="77777777">
        <w:trPr>
          <w:trHeight w:val="315"/>
        </w:trPr>
        <w:tc>
          <w:tcPr>
            <w:tcW w:w="800" w:type="dxa"/>
            <w:tcBorders>
              <w:top w:val="nil"/>
              <w:left w:val="nil"/>
              <w:bottom w:val="nil"/>
              <w:right w:val="nil"/>
            </w:tcBorders>
            <w:vAlign w:val="bottom"/>
          </w:tcPr>
          <w:p w14:paraId="115866BA" w14:textId="77777777" w:rsidR="00E0507E" w:rsidRDefault="00E0507E">
            <w:pPr>
              <w:spacing w:after="0" w:line="240" w:lineRule="auto"/>
              <w:rPr>
                <w:rFonts w:ascii="Times New Roman" w:eastAsia="Times New Roman" w:hAnsi="Times New Roman" w:cs="Times New Roman"/>
                <w:sz w:val="20"/>
                <w:szCs w:val="20"/>
              </w:rPr>
            </w:pPr>
          </w:p>
        </w:tc>
        <w:tc>
          <w:tcPr>
            <w:tcW w:w="3985" w:type="dxa"/>
            <w:gridSpan w:val="7"/>
            <w:tcBorders>
              <w:top w:val="single" w:sz="4" w:space="0" w:color="000000"/>
              <w:left w:val="nil"/>
              <w:bottom w:val="single" w:sz="8" w:space="0" w:color="000000"/>
              <w:right w:val="single" w:sz="4" w:space="0" w:color="000000"/>
            </w:tcBorders>
            <w:shd w:val="clear" w:color="auto" w:fill="A8D08D"/>
            <w:vAlign w:val="bottom"/>
          </w:tcPr>
          <w:p w14:paraId="0769ADB6" w14:textId="77777777" w:rsidR="00E0507E" w:rsidRDefault="00303CAA">
            <w:pPr>
              <w:spacing w:after="0" w:line="240" w:lineRule="auto"/>
              <w:rPr>
                <w:b/>
                <w:bCs/>
                <w:color w:val="000000"/>
                <w:sz w:val="22"/>
                <w:szCs w:val="22"/>
              </w:rPr>
            </w:pPr>
            <w:r>
              <w:rPr>
                <w:b/>
                <w:bCs/>
                <w:sz w:val="22"/>
                <w:szCs w:val="22"/>
              </w:rPr>
              <w:t>PROPÓSITO</w:t>
            </w:r>
            <w:r>
              <w:rPr>
                <w:b/>
                <w:bCs/>
                <w:color w:val="000000"/>
                <w:sz w:val="22"/>
                <w:szCs w:val="22"/>
              </w:rPr>
              <w:t xml:space="preserve"> DE LA </w:t>
            </w:r>
            <w:r>
              <w:rPr>
                <w:b/>
                <w:bCs/>
                <w:sz w:val="22"/>
                <w:szCs w:val="22"/>
              </w:rPr>
              <w:t>SESIÓN</w:t>
            </w:r>
            <w:r>
              <w:rPr>
                <w:b/>
                <w:bCs/>
                <w:color w:val="000000"/>
                <w:sz w:val="22"/>
                <w:szCs w:val="22"/>
              </w:rPr>
              <w:t>:</w:t>
            </w:r>
          </w:p>
        </w:tc>
        <w:tc>
          <w:tcPr>
            <w:tcW w:w="2480" w:type="dxa"/>
            <w:gridSpan w:val="5"/>
            <w:tcBorders>
              <w:top w:val="single" w:sz="4" w:space="0" w:color="000000"/>
              <w:left w:val="nil"/>
              <w:bottom w:val="single" w:sz="4" w:space="0" w:color="000000"/>
              <w:right w:val="single" w:sz="4" w:space="0" w:color="000000"/>
            </w:tcBorders>
            <w:shd w:val="clear" w:color="auto" w:fill="C5E0B3"/>
            <w:vAlign w:val="bottom"/>
          </w:tcPr>
          <w:p w14:paraId="7C39E52C" w14:textId="77777777" w:rsidR="00E0507E" w:rsidRDefault="00303CAA">
            <w:pPr>
              <w:spacing w:after="0" w:line="240" w:lineRule="auto"/>
              <w:jc w:val="center"/>
              <w:rPr>
                <w:b/>
                <w:bCs/>
                <w:color w:val="000000"/>
                <w:sz w:val="22"/>
                <w:szCs w:val="22"/>
              </w:rPr>
            </w:pPr>
            <w:r>
              <w:rPr>
                <w:b/>
                <w:bCs/>
                <w:color w:val="000000"/>
                <w:sz w:val="22"/>
                <w:szCs w:val="22"/>
              </w:rPr>
              <w:t>ENFOQUE TRANSVERSAL</w:t>
            </w:r>
          </w:p>
        </w:tc>
        <w:tc>
          <w:tcPr>
            <w:tcW w:w="4344" w:type="dxa"/>
            <w:gridSpan w:val="9"/>
            <w:tcBorders>
              <w:top w:val="single" w:sz="4" w:space="0" w:color="000000"/>
              <w:left w:val="nil"/>
              <w:bottom w:val="single" w:sz="4" w:space="0" w:color="000000"/>
              <w:right w:val="single" w:sz="4" w:space="0" w:color="000000"/>
            </w:tcBorders>
            <w:vAlign w:val="bottom"/>
          </w:tcPr>
          <w:p w14:paraId="5419C2D1" w14:textId="77777777" w:rsidR="00E0507E" w:rsidRDefault="00303CAA">
            <w:pPr>
              <w:spacing w:after="0" w:line="240" w:lineRule="auto"/>
              <w:jc w:val="center"/>
              <w:rPr>
                <w:color w:val="000000"/>
                <w:sz w:val="16"/>
                <w:szCs w:val="16"/>
              </w:rPr>
            </w:pPr>
            <w:r>
              <w:rPr>
                <w:sz w:val="16"/>
                <w:szCs w:val="16"/>
              </w:rPr>
              <w:t xml:space="preserve">Búsqueda de la Excelencia </w:t>
            </w:r>
          </w:p>
        </w:tc>
        <w:tc>
          <w:tcPr>
            <w:tcW w:w="496" w:type="dxa"/>
            <w:tcBorders>
              <w:top w:val="nil"/>
              <w:left w:val="nil"/>
              <w:bottom w:val="nil"/>
              <w:right w:val="nil"/>
            </w:tcBorders>
            <w:vAlign w:val="bottom"/>
          </w:tcPr>
          <w:p w14:paraId="7B53B340" w14:textId="77777777" w:rsidR="00E0507E" w:rsidRDefault="00E0507E">
            <w:pPr>
              <w:spacing w:after="0" w:line="240" w:lineRule="auto"/>
              <w:jc w:val="center"/>
              <w:rPr>
                <w:color w:val="000000"/>
                <w:sz w:val="16"/>
                <w:szCs w:val="16"/>
              </w:rPr>
            </w:pPr>
          </w:p>
        </w:tc>
      </w:tr>
      <w:tr w:rsidR="00E0507E" w14:paraId="70E716DB" w14:textId="77777777">
        <w:trPr>
          <w:trHeight w:val="315"/>
        </w:trPr>
        <w:tc>
          <w:tcPr>
            <w:tcW w:w="800" w:type="dxa"/>
            <w:tcBorders>
              <w:top w:val="nil"/>
              <w:left w:val="nil"/>
              <w:bottom w:val="nil"/>
              <w:right w:val="nil"/>
            </w:tcBorders>
            <w:vAlign w:val="bottom"/>
          </w:tcPr>
          <w:p w14:paraId="76A1DC3B" w14:textId="77777777" w:rsidR="00E0507E" w:rsidRDefault="00E0507E">
            <w:pPr>
              <w:spacing w:after="0" w:line="240" w:lineRule="auto"/>
              <w:rPr>
                <w:rFonts w:ascii="Times New Roman" w:eastAsia="Times New Roman" w:hAnsi="Times New Roman" w:cs="Times New Roman"/>
                <w:sz w:val="20"/>
                <w:szCs w:val="20"/>
              </w:rPr>
            </w:pPr>
          </w:p>
        </w:tc>
        <w:tc>
          <w:tcPr>
            <w:tcW w:w="3985" w:type="dxa"/>
            <w:gridSpan w:val="7"/>
            <w:tcBorders>
              <w:top w:val="single" w:sz="8" w:space="0" w:color="000000"/>
              <w:left w:val="single" w:sz="8" w:space="0" w:color="000000"/>
              <w:bottom w:val="single" w:sz="8" w:space="0" w:color="000000"/>
              <w:right w:val="single" w:sz="8" w:space="0" w:color="000000"/>
            </w:tcBorders>
            <w:shd w:val="clear" w:color="auto" w:fill="C5E0B3"/>
            <w:vAlign w:val="bottom"/>
          </w:tcPr>
          <w:p w14:paraId="3A8ABCAB" w14:textId="77777777" w:rsidR="00E0507E" w:rsidRDefault="00303CAA">
            <w:pPr>
              <w:spacing w:after="0" w:line="240" w:lineRule="auto"/>
              <w:rPr>
                <w:b/>
                <w:bCs/>
                <w:color w:val="000000"/>
                <w:sz w:val="22"/>
                <w:szCs w:val="22"/>
              </w:rPr>
            </w:pPr>
            <w:r>
              <w:rPr>
                <w:b/>
                <w:bCs/>
                <w:color w:val="000000"/>
                <w:sz w:val="22"/>
                <w:szCs w:val="22"/>
              </w:rPr>
              <w:t>COMPETENCIA TRANSVERSAL</w:t>
            </w:r>
          </w:p>
        </w:tc>
        <w:tc>
          <w:tcPr>
            <w:tcW w:w="6824" w:type="dxa"/>
            <w:gridSpan w:val="14"/>
            <w:tcBorders>
              <w:top w:val="single" w:sz="4" w:space="0" w:color="000000"/>
              <w:left w:val="nil"/>
              <w:bottom w:val="single" w:sz="4" w:space="0" w:color="000000"/>
              <w:right w:val="single" w:sz="4" w:space="0" w:color="000000"/>
            </w:tcBorders>
            <w:shd w:val="clear" w:color="auto" w:fill="FFFFFF"/>
            <w:vAlign w:val="bottom"/>
          </w:tcPr>
          <w:p w14:paraId="7774C210" w14:textId="77777777" w:rsidR="00E0507E" w:rsidRDefault="00303CAA">
            <w:pPr>
              <w:spacing w:after="0" w:line="240" w:lineRule="auto"/>
              <w:jc w:val="center"/>
              <w:rPr>
                <w:b/>
                <w:bCs/>
                <w:color w:val="000000"/>
                <w:sz w:val="20"/>
                <w:szCs w:val="20"/>
              </w:rPr>
            </w:pPr>
            <w:r>
              <w:rPr>
                <w:b/>
                <w:bCs/>
                <w:sz w:val="20"/>
                <w:szCs w:val="20"/>
              </w:rPr>
              <w:t xml:space="preserve">Gestiona información del entorno virtual. </w:t>
            </w:r>
          </w:p>
        </w:tc>
        <w:tc>
          <w:tcPr>
            <w:tcW w:w="496" w:type="dxa"/>
            <w:tcBorders>
              <w:top w:val="nil"/>
              <w:left w:val="nil"/>
              <w:bottom w:val="nil"/>
              <w:right w:val="nil"/>
            </w:tcBorders>
            <w:vAlign w:val="bottom"/>
          </w:tcPr>
          <w:p w14:paraId="5545C6C3" w14:textId="77777777" w:rsidR="00E0507E" w:rsidRDefault="00E0507E">
            <w:pPr>
              <w:spacing w:after="0" w:line="240" w:lineRule="auto"/>
              <w:jc w:val="center"/>
              <w:rPr>
                <w:b/>
                <w:bCs/>
                <w:color w:val="000000"/>
                <w:sz w:val="20"/>
                <w:szCs w:val="20"/>
              </w:rPr>
            </w:pPr>
          </w:p>
        </w:tc>
      </w:tr>
      <w:tr w:rsidR="00E0507E" w14:paraId="34280FCA" w14:textId="77777777">
        <w:trPr>
          <w:trHeight w:val="300"/>
        </w:trPr>
        <w:tc>
          <w:tcPr>
            <w:tcW w:w="800" w:type="dxa"/>
            <w:tcBorders>
              <w:top w:val="nil"/>
              <w:left w:val="nil"/>
              <w:bottom w:val="nil"/>
              <w:right w:val="nil"/>
            </w:tcBorders>
            <w:vAlign w:val="bottom"/>
          </w:tcPr>
          <w:p w14:paraId="6C64BE9A" w14:textId="77777777" w:rsidR="00E0507E" w:rsidRDefault="00E0507E">
            <w:pPr>
              <w:spacing w:after="0" w:line="240" w:lineRule="auto"/>
              <w:rPr>
                <w:rFonts w:ascii="Times New Roman" w:eastAsia="Times New Roman" w:hAnsi="Times New Roman" w:cs="Times New Roman"/>
                <w:sz w:val="20"/>
                <w:szCs w:val="20"/>
              </w:rPr>
            </w:pPr>
          </w:p>
        </w:tc>
        <w:tc>
          <w:tcPr>
            <w:tcW w:w="3985" w:type="dxa"/>
            <w:gridSpan w:val="7"/>
            <w:tcBorders>
              <w:top w:val="nil"/>
              <w:left w:val="single" w:sz="4" w:space="0" w:color="000000"/>
              <w:bottom w:val="single" w:sz="4" w:space="0" w:color="000000"/>
              <w:right w:val="single" w:sz="4" w:space="0" w:color="000000"/>
            </w:tcBorders>
            <w:shd w:val="clear" w:color="auto" w:fill="A8D08D"/>
            <w:vAlign w:val="bottom"/>
          </w:tcPr>
          <w:p w14:paraId="6FF0FB46" w14:textId="77777777" w:rsidR="00E0507E" w:rsidRDefault="00303CAA">
            <w:pPr>
              <w:spacing w:after="0" w:line="240" w:lineRule="auto"/>
              <w:jc w:val="center"/>
              <w:rPr>
                <w:b/>
                <w:bCs/>
                <w:color w:val="000000"/>
                <w:sz w:val="22"/>
                <w:szCs w:val="22"/>
              </w:rPr>
            </w:pPr>
            <w:r>
              <w:rPr>
                <w:b/>
                <w:bCs/>
                <w:color w:val="000000"/>
                <w:sz w:val="22"/>
                <w:szCs w:val="22"/>
              </w:rPr>
              <w:t xml:space="preserve">COMPETENCIA DE </w:t>
            </w:r>
            <w:r>
              <w:rPr>
                <w:b/>
                <w:bCs/>
                <w:sz w:val="22"/>
                <w:szCs w:val="22"/>
              </w:rPr>
              <w:t>ÁREA</w:t>
            </w:r>
          </w:p>
        </w:tc>
        <w:tc>
          <w:tcPr>
            <w:tcW w:w="3472" w:type="dxa"/>
            <w:gridSpan w:val="7"/>
            <w:tcBorders>
              <w:top w:val="single" w:sz="4" w:space="0" w:color="000000"/>
              <w:left w:val="nil"/>
              <w:bottom w:val="single" w:sz="4" w:space="0" w:color="000000"/>
              <w:right w:val="single" w:sz="4" w:space="0" w:color="000000"/>
            </w:tcBorders>
            <w:shd w:val="clear" w:color="auto" w:fill="A8D08D"/>
            <w:vAlign w:val="bottom"/>
          </w:tcPr>
          <w:p w14:paraId="0AE4AAD6" w14:textId="77777777" w:rsidR="00E0507E" w:rsidRDefault="00303CAA">
            <w:pPr>
              <w:spacing w:after="0" w:line="240" w:lineRule="auto"/>
              <w:jc w:val="center"/>
              <w:rPr>
                <w:b/>
                <w:bCs/>
                <w:color w:val="000000"/>
                <w:sz w:val="22"/>
                <w:szCs w:val="22"/>
              </w:rPr>
            </w:pPr>
            <w:r>
              <w:rPr>
                <w:b/>
                <w:bCs/>
                <w:color w:val="000000"/>
                <w:sz w:val="22"/>
                <w:szCs w:val="22"/>
              </w:rPr>
              <w:t>CAPACIDADES</w:t>
            </w:r>
          </w:p>
        </w:tc>
        <w:tc>
          <w:tcPr>
            <w:tcW w:w="3352" w:type="dxa"/>
            <w:gridSpan w:val="7"/>
            <w:tcBorders>
              <w:top w:val="single" w:sz="4" w:space="0" w:color="000000"/>
              <w:left w:val="nil"/>
              <w:bottom w:val="single" w:sz="4" w:space="0" w:color="000000"/>
              <w:right w:val="single" w:sz="4" w:space="0" w:color="000000"/>
            </w:tcBorders>
            <w:shd w:val="clear" w:color="auto" w:fill="A8D08D"/>
            <w:vAlign w:val="bottom"/>
          </w:tcPr>
          <w:p w14:paraId="017A97B5" w14:textId="77777777" w:rsidR="00E0507E" w:rsidRDefault="00303CAA">
            <w:pPr>
              <w:spacing w:after="0" w:line="240" w:lineRule="auto"/>
              <w:jc w:val="center"/>
              <w:rPr>
                <w:b/>
                <w:bCs/>
                <w:color w:val="000000"/>
                <w:sz w:val="22"/>
                <w:szCs w:val="22"/>
              </w:rPr>
            </w:pPr>
            <w:r>
              <w:rPr>
                <w:b/>
                <w:bCs/>
                <w:color w:val="000000"/>
                <w:sz w:val="22"/>
                <w:szCs w:val="22"/>
              </w:rPr>
              <w:t>DESEMPEÑOS PRECISADOS</w:t>
            </w:r>
          </w:p>
        </w:tc>
        <w:tc>
          <w:tcPr>
            <w:tcW w:w="496" w:type="dxa"/>
            <w:tcBorders>
              <w:top w:val="nil"/>
              <w:left w:val="nil"/>
              <w:bottom w:val="nil"/>
              <w:right w:val="nil"/>
            </w:tcBorders>
            <w:vAlign w:val="bottom"/>
          </w:tcPr>
          <w:p w14:paraId="571AA490" w14:textId="77777777" w:rsidR="00E0507E" w:rsidRDefault="00E0507E">
            <w:pPr>
              <w:spacing w:after="0" w:line="240" w:lineRule="auto"/>
              <w:jc w:val="center"/>
              <w:rPr>
                <w:b/>
                <w:bCs/>
                <w:color w:val="000000"/>
                <w:sz w:val="22"/>
                <w:szCs w:val="22"/>
              </w:rPr>
            </w:pPr>
          </w:p>
        </w:tc>
      </w:tr>
      <w:tr w:rsidR="00E0507E" w14:paraId="3DA246AB" w14:textId="77777777">
        <w:trPr>
          <w:trHeight w:val="459"/>
        </w:trPr>
        <w:tc>
          <w:tcPr>
            <w:tcW w:w="800" w:type="dxa"/>
            <w:tcBorders>
              <w:top w:val="nil"/>
              <w:left w:val="nil"/>
              <w:bottom w:val="nil"/>
              <w:right w:val="nil"/>
            </w:tcBorders>
            <w:vAlign w:val="bottom"/>
          </w:tcPr>
          <w:p w14:paraId="7FF297C3" w14:textId="77777777" w:rsidR="00E0507E" w:rsidRDefault="00E0507E">
            <w:pPr>
              <w:spacing w:after="0" w:line="240" w:lineRule="auto"/>
              <w:rPr>
                <w:rFonts w:ascii="Times New Roman" w:eastAsia="Times New Roman" w:hAnsi="Times New Roman" w:cs="Times New Roman"/>
                <w:sz w:val="20"/>
                <w:szCs w:val="20"/>
              </w:rPr>
            </w:pPr>
          </w:p>
        </w:tc>
        <w:tc>
          <w:tcPr>
            <w:tcW w:w="3985" w:type="dxa"/>
            <w:gridSpan w:val="7"/>
            <w:tcBorders>
              <w:top w:val="single" w:sz="4" w:space="0" w:color="000000"/>
              <w:left w:val="single" w:sz="4" w:space="0" w:color="000000"/>
              <w:bottom w:val="single" w:sz="4" w:space="0" w:color="000000"/>
              <w:right w:val="single" w:sz="4" w:space="0" w:color="000000"/>
            </w:tcBorders>
            <w:vAlign w:val="center"/>
          </w:tcPr>
          <w:p w14:paraId="18B51CD0" w14:textId="77777777" w:rsidR="00E0507E" w:rsidRDefault="00303CAA">
            <w:pPr>
              <w:spacing w:after="0" w:line="240" w:lineRule="auto"/>
              <w:jc w:val="center"/>
              <w:rPr>
                <w:rFonts w:ascii="Arial" w:eastAsia="Arial" w:hAnsi="Arial" w:cs="Arial"/>
                <w:color w:val="000000"/>
                <w:sz w:val="14"/>
                <w:szCs w:val="14"/>
              </w:rPr>
            </w:pPr>
            <w:r>
              <w:rPr>
                <w:rFonts w:ascii="Arial" w:eastAsia="Arial" w:hAnsi="Arial" w:cs="Arial"/>
                <w:sz w:val="14"/>
                <w:szCs w:val="14"/>
              </w:rPr>
              <w:t xml:space="preserve">Gestiona proyectos de emprendimiento económico o social </w:t>
            </w:r>
          </w:p>
        </w:tc>
        <w:tc>
          <w:tcPr>
            <w:tcW w:w="3472" w:type="dxa"/>
            <w:gridSpan w:val="7"/>
            <w:tcBorders>
              <w:top w:val="single" w:sz="4" w:space="0" w:color="000000"/>
              <w:left w:val="nil"/>
              <w:bottom w:val="single" w:sz="4" w:space="0" w:color="000000"/>
              <w:right w:val="single" w:sz="4" w:space="0" w:color="000000"/>
            </w:tcBorders>
            <w:vAlign w:val="center"/>
          </w:tcPr>
          <w:p w14:paraId="771F0C89" w14:textId="77777777" w:rsidR="00E0507E" w:rsidRDefault="00303CAA">
            <w:pPr>
              <w:spacing w:after="0" w:line="240" w:lineRule="auto"/>
              <w:jc w:val="center"/>
              <w:rPr>
                <w:rFonts w:ascii="Arial" w:eastAsia="Arial" w:hAnsi="Arial" w:cs="Arial"/>
                <w:color w:val="000000"/>
                <w:sz w:val="14"/>
                <w:szCs w:val="14"/>
              </w:rPr>
            </w:pPr>
            <w:r>
              <w:t xml:space="preserve">Aplica herramientas de análisis estadístico descriptivo, Interpreta relaciones entre variables mediante diagramas de dispersión y coeficientes de correlación </w:t>
            </w:r>
          </w:p>
        </w:tc>
        <w:tc>
          <w:tcPr>
            <w:tcW w:w="3352" w:type="dxa"/>
            <w:gridSpan w:val="7"/>
            <w:tcBorders>
              <w:top w:val="single" w:sz="4" w:space="0" w:color="000000"/>
              <w:left w:val="nil"/>
              <w:bottom w:val="single" w:sz="4" w:space="0" w:color="000000"/>
              <w:right w:val="single" w:sz="4" w:space="0" w:color="000000"/>
            </w:tcBorders>
            <w:vAlign w:val="center"/>
          </w:tcPr>
          <w:p w14:paraId="7D30CDB7" w14:textId="77777777" w:rsidR="00E0507E" w:rsidRDefault="00303CAA">
            <w:pPr>
              <w:spacing w:after="0" w:line="240" w:lineRule="auto"/>
              <w:rPr>
                <w:rFonts w:ascii="Arial" w:eastAsia="Arial" w:hAnsi="Arial" w:cs="Arial"/>
                <w:sz w:val="14"/>
                <w:szCs w:val="14"/>
              </w:rPr>
            </w:pPr>
            <w:r>
              <w:t>Interpreta diagramas de dispersión y calcula el coeficiente de correlación entre dos variables para describir con honestidad la fuerza y dirección de su relación, sin inferir causalidad</w:t>
            </w:r>
          </w:p>
        </w:tc>
        <w:tc>
          <w:tcPr>
            <w:tcW w:w="496" w:type="dxa"/>
            <w:tcBorders>
              <w:top w:val="nil"/>
              <w:left w:val="nil"/>
              <w:bottom w:val="nil"/>
              <w:right w:val="nil"/>
            </w:tcBorders>
            <w:vAlign w:val="bottom"/>
          </w:tcPr>
          <w:p w14:paraId="5450DFB0" w14:textId="77777777" w:rsidR="00E0507E" w:rsidRDefault="00E0507E">
            <w:pPr>
              <w:spacing w:after="0" w:line="240" w:lineRule="auto"/>
              <w:jc w:val="center"/>
              <w:rPr>
                <w:rFonts w:ascii="Arial" w:eastAsia="Arial" w:hAnsi="Arial" w:cs="Arial"/>
                <w:color w:val="000000"/>
                <w:sz w:val="14"/>
                <w:szCs w:val="14"/>
              </w:rPr>
            </w:pPr>
          </w:p>
        </w:tc>
      </w:tr>
      <w:tr w:rsidR="00E0507E" w14:paraId="3C2CDCE3" w14:textId="77777777">
        <w:trPr>
          <w:trHeight w:val="300"/>
        </w:trPr>
        <w:tc>
          <w:tcPr>
            <w:tcW w:w="800" w:type="dxa"/>
            <w:tcBorders>
              <w:top w:val="nil"/>
              <w:left w:val="nil"/>
              <w:bottom w:val="nil"/>
              <w:right w:val="nil"/>
            </w:tcBorders>
            <w:vAlign w:val="bottom"/>
          </w:tcPr>
          <w:p w14:paraId="157DDEE6" w14:textId="77777777" w:rsidR="00E0507E" w:rsidRDefault="00E0507E">
            <w:pPr>
              <w:spacing w:after="0" w:line="240" w:lineRule="auto"/>
              <w:rPr>
                <w:rFonts w:ascii="Times New Roman" w:eastAsia="Times New Roman" w:hAnsi="Times New Roman" w:cs="Times New Roman"/>
                <w:sz w:val="20"/>
                <w:szCs w:val="20"/>
              </w:rPr>
            </w:pPr>
          </w:p>
        </w:tc>
        <w:tc>
          <w:tcPr>
            <w:tcW w:w="2847" w:type="dxa"/>
            <w:gridSpan w:val="5"/>
            <w:tcBorders>
              <w:top w:val="single" w:sz="4" w:space="0" w:color="000000"/>
              <w:left w:val="single" w:sz="4" w:space="0" w:color="000000"/>
              <w:bottom w:val="single" w:sz="4" w:space="0" w:color="000000"/>
              <w:right w:val="single" w:sz="4" w:space="0" w:color="000000"/>
            </w:tcBorders>
            <w:shd w:val="clear" w:color="auto" w:fill="A8D08D"/>
            <w:vAlign w:val="bottom"/>
          </w:tcPr>
          <w:p w14:paraId="18DCC9B1" w14:textId="77777777" w:rsidR="00E0507E" w:rsidRDefault="00303CAA">
            <w:pPr>
              <w:spacing w:after="0" w:line="240" w:lineRule="auto"/>
              <w:jc w:val="center"/>
              <w:rPr>
                <w:b/>
                <w:bCs/>
                <w:color w:val="000000"/>
                <w:sz w:val="22"/>
                <w:szCs w:val="22"/>
              </w:rPr>
            </w:pPr>
            <w:r>
              <w:rPr>
                <w:b/>
                <w:bCs/>
                <w:color w:val="000000"/>
                <w:sz w:val="22"/>
                <w:szCs w:val="22"/>
              </w:rPr>
              <w:t>MEDIOS Y MATERIALES</w:t>
            </w:r>
          </w:p>
        </w:tc>
        <w:tc>
          <w:tcPr>
            <w:tcW w:w="7962" w:type="dxa"/>
            <w:gridSpan w:val="16"/>
            <w:tcBorders>
              <w:top w:val="single" w:sz="4" w:space="0" w:color="000000"/>
              <w:left w:val="nil"/>
              <w:bottom w:val="single" w:sz="4" w:space="0" w:color="000000"/>
              <w:right w:val="single" w:sz="4" w:space="0" w:color="000000"/>
            </w:tcBorders>
            <w:vAlign w:val="center"/>
          </w:tcPr>
          <w:p w14:paraId="69323E40" w14:textId="77777777" w:rsidR="00E0507E" w:rsidRDefault="00E0507E">
            <w:pPr>
              <w:spacing w:after="0" w:line="240" w:lineRule="auto"/>
              <w:jc w:val="center"/>
              <w:rPr>
                <w:rFonts w:ascii="Times New Roman" w:eastAsia="Times New Roman" w:hAnsi="Times New Roman" w:cs="Times New Roman"/>
                <w:color w:val="000000"/>
                <w:sz w:val="20"/>
                <w:szCs w:val="20"/>
              </w:rPr>
            </w:pPr>
            <w:r>
              <w:t>Laptop o computadora con Python/Jupyter Notebook, proyector multimedia, dataset World Happiness Report 2019 (CSV), pizarra.</w:t>
            </w:r>
          </w:p>
        </w:tc>
        <w:tc>
          <w:tcPr>
            <w:tcW w:w="496" w:type="dxa"/>
            <w:tcBorders>
              <w:top w:val="nil"/>
              <w:left w:val="nil"/>
              <w:bottom w:val="nil"/>
              <w:right w:val="nil"/>
            </w:tcBorders>
            <w:vAlign w:val="bottom"/>
          </w:tcPr>
          <w:p w14:paraId="478B0ADF" w14:textId="77777777" w:rsidR="00E0507E" w:rsidRDefault="00E0507E">
            <w:pPr>
              <w:spacing w:after="0" w:line="240" w:lineRule="auto"/>
              <w:jc w:val="center"/>
              <w:rPr>
                <w:rFonts w:ascii="Times New Roman" w:eastAsia="Times New Roman" w:hAnsi="Times New Roman" w:cs="Times New Roman"/>
                <w:color w:val="000000"/>
                <w:sz w:val="20"/>
                <w:szCs w:val="20"/>
              </w:rPr>
            </w:pPr>
          </w:p>
        </w:tc>
      </w:tr>
      <w:tr w:rsidR="00E0507E" w14:paraId="188E98AD" w14:textId="77777777">
        <w:trPr>
          <w:trHeight w:val="300"/>
        </w:trPr>
        <w:tc>
          <w:tcPr>
            <w:tcW w:w="800" w:type="dxa"/>
            <w:tcBorders>
              <w:top w:val="nil"/>
              <w:left w:val="nil"/>
              <w:bottom w:val="nil"/>
              <w:right w:val="nil"/>
            </w:tcBorders>
            <w:vAlign w:val="bottom"/>
          </w:tcPr>
          <w:p w14:paraId="2022BC12" w14:textId="77777777" w:rsidR="00E0507E" w:rsidRDefault="00E0507E">
            <w:pPr>
              <w:spacing w:after="0" w:line="240" w:lineRule="auto"/>
              <w:rPr>
                <w:rFonts w:ascii="Times New Roman" w:eastAsia="Times New Roman" w:hAnsi="Times New Roman" w:cs="Times New Roman"/>
                <w:sz w:val="20"/>
                <w:szCs w:val="20"/>
              </w:rPr>
            </w:pPr>
          </w:p>
        </w:tc>
        <w:tc>
          <w:tcPr>
            <w:tcW w:w="10809" w:type="dxa"/>
            <w:gridSpan w:val="21"/>
            <w:tcBorders>
              <w:top w:val="nil"/>
              <w:left w:val="nil"/>
              <w:bottom w:val="single" w:sz="4" w:space="0" w:color="000000"/>
              <w:right w:val="nil"/>
            </w:tcBorders>
            <w:vAlign w:val="bottom"/>
          </w:tcPr>
          <w:p w14:paraId="6F95BC94" w14:textId="77777777" w:rsidR="00E0507E" w:rsidRDefault="00303CAA">
            <w:pPr>
              <w:spacing w:after="0" w:line="240" w:lineRule="auto"/>
              <w:jc w:val="center"/>
              <w:rPr>
                <w:b/>
                <w:bCs/>
                <w:color w:val="000000"/>
                <w:sz w:val="22"/>
                <w:szCs w:val="22"/>
              </w:rPr>
            </w:pPr>
            <w:r>
              <w:rPr>
                <w:b/>
                <w:bCs/>
                <w:color w:val="000000"/>
                <w:sz w:val="22"/>
                <w:szCs w:val="22"/>
              </w:rPr>
              <w:t xml:space="preserve">SECUENCIA </w:t>
            </w:r>
            <w:r>
              <w:rPr>
                <w:b/>
                <w:bCs/>
                <w:sz w:val="22"/>
                <w:szCs w:val="22"/>
              </w:rPr>
              <w:t>DIDÁCTICA</w:t>
            </w:r>
            <w:r>
              <w:rPr>
                <w:b/>
                <w:bCs/>
                <w:color w:val="000000"/>
                <w:sz w:val="22"/>
                <w:szCs w:val="22"/>
              </w:rPr>
              <w:t>:</w:t>
            </w:r>
          </w:p>
        </w:tc>
        <w:tc>
          <w:tcPr>
            <w:tcW w:w="496" w:type="dxa"/>
            <w:tcBorders>
              <w:top w:val="nil"/>
              <w:left w:val="nil"/>
              <w:bottom w:val="nil"/>
              <w:right w:val="nil"/>
            </w:tcBorders>
            <w:vAlign w:val="bottom"/>
          </w:tcPr>
          <w:p w14:paraId="5E7062E3" w14:textId="77777777" w:rsidR="00E0507E" w:rsidRDefault="00E0507E">
            <w:pPr>
              <w:spacing w:after="0" w:line="240" w:lineRule="auto"/>
              <w:jc w:val="center"/>
              <w:rPr>
                <w:b/>
                <w:bCs/>
                <w:color w:val="000000"/>
                <w:sz w:val="22"/>
                <w:szCs w:val="22"/>
              </w:rPr>
            </w:pPr>
          </w:p>
        </w:tc>
      </w:tr>
      <w:tr w:rsidR="00E0507E" w14:paraId="2F06786A" w14:textId="77777777">
        <w:trPr>
          <w:trHeight w:val="390"/>
        </w:trPr>
        <w:tc>
          <w:tcPr>
            <w:tcW w:w="800" w:type="dxa"/>
            <w:tcBorders>
              <w:top w:val="nil"/>
              <w:left w:val="nil"/>
              <w:bottom w:val="nil"/>
              <w:right w:val="nil"/>
            </w:tcBorders>
            <w:vAlign w:val="bottom"/>
          </w:tcPr>
          <w:p w14:paraId="3183E224" w14:textId="77777777" w:rsidR="00E0507E" w:rsidRDefault="00E0507E">
            <w:pPr>
              <w:spacing w:after="0" w:line="240" w:lineRule="auto"/>
              <w:rPr>
                <w:rFonts w:ascii="Times New Roman" w:eastAsia="Times New Roman" w:hAnsi="Times New Roman" w:cs="Times New Roman"/>
                <w:sz w:val="20"/>
                <w:szCs w:val="20"/>
              </w:rPr>
            </w:pPr>
          </w:p>
        </w:tc>
        <w:tc>
          <w:tcPr>
            <w:tcW w:w="2847" w:type="dxa"/>
            <w:gridSpan w:val="5"/>
            <w:tcBorders>
              <w:top w:val="single" w:sz="4" w:space="0" w:color="000000"/>
              <w:left w:val="single" w:sz="4" w:space="0" w:color="000000"/>
              <w:bottom w:val="single" w:sz="4" w:space="0" w:color="000000"/>
              <w:right w:val="single" w:sz="4" w:space="0" w:color="000000"/>
            </w:tcBorders>
            <w:shd w:val="clear" w:color="auto" w:fill="538135"/>
            <w:vAlign w:val="center"/>
          </w:tcPr>
          <w:p w14:paraId="2B8748E2" w14:textId="77777777" w:rsidR="00E0507E" w:rsidRDefault="00303CAA">
            <w:pPr>
              <w:spacing w:after="0" w:line="240" w:lineRule="auto"/>
              <w:jc w:val="center"/>
              <w:rPr>
                <w:b/>
                <w:bCs/>
                <w:color w:val="000000"/>
                <w:sz w:val="28"/>
                <w:szCs w:val="28"/>
              </w:rPr>
            </w:pPr>
            <w:r>
              <w:rPr>
                <w:b/>
                <w:bCs/>
                <w:color w:val="000000"/>
                <w:sz w:val="28"/>
                <w:szCs w:val="28"/>
              </w:rPr>
              <w:t>FASES</w:t>
            </w:r>
          </w:p>
        </w:tc>
        <w:tc>
          <w:tcPr>
            <w:tcW w:w="7586" w:type="dxa"/>
            <w:gridSpan w:val="15"/>
            <w:tcBorders>
              <w:top w:val="single" w:sz="4" w:space="0" w:color="000000"/>
              <w:left w:val="nil"/>
              <w:bottom w:val="single" w:sz="4" w:space="0" w:color="000000"/>
              <w:right w:val="single" w:sz="4" w:space="0" w:color="000000"/>
            </w:tcBorders>
            <w:shd w:val="clear" w:color="auto" w:fill="538135"/>
            <w:vAlign w:val="center"/>
          </w:tcPr>
          <w:p w14:paraId="0003DCB9" w14:textId="77777777" w:rsidR="00E0507E" w:rsidRDefault="00303CAA">
            <w:pPr>
              <w:spacing w:after="0" w:line="240" w:lineRule="auto"/>
              <w:jc w:val="center"/>
              <w:rPr>
                <w:b/>
                <w:bCs/>
                <w:color w:val="000000"/>
                <w:sz w:val="28"/>
                <w:szCs w:val="28"/>
              </w:rPr>
            </w:pPr>
            <w:r>
              <w:rPr>
                <w:b/>
                <w:bCs/>
                <w:color w:val="000000"/>
                <w:sz w:val="28"/>
                <w:szCs w:val="28"/>
              </w:rPr>
              <w:t>ESTRATEGIAS</w:t>
            </w:r>
          </w:p>
        </w:tc>
        <w:tc>
          <w:tcPr>
            <w:tcW w:w="376" w:type="dxa"/>
            <w:tcBorders>
              <w:top w:val="single" w:sz="4" w:space="0" w:color="000000"/>
              <w:left w:val="nil"/>
              <w:bottom w:val="single" w:sz="4" w:space="0" w:color="000000"/>
              <w:right w:val="single" w:sz="4" w:space="0" w:color="000000"/>
            </w:tcBorders>
            <w:shd w:val="clear" w:color="auto" w:fill="538135"/>
            <w:vAlign w:val="center"/>
          </w:tcPr>
          <w:p w14:paraId="2F3757C9" w14:textId="77777777" w:rsidR="00E0507E" w:rsidRDefault="00303CAA">
            <w:pPr>
              <w:spacing w:after="0" w:line="240" w:lineRule="auto"/>
              <w:jc w:val="center"/>
              <w:rPr>
                <w:b/>
                <w:bCs/>
                <w:color w:val="000000"/>
                <w:sz w:val="8"/>
                <w:szCs w:val="8"/>
              </w:rPr>
            </w:pPr>
            <w:r>
              <w:rPr>
                <w:b/>
                <w:bCs/>
                <w:color w:val="000000"/>
                <w:sz w:val="8"/>
                <w:szCs w:val="8"/>
              </w:rPr>
              <w:t>TIEMPO</w:t>
            </w:r>
          </w:p>
        </w:tc>
        <w:tc>
          <w:tcPr>
            <w:tcW w:w="496" w:type="dxa"/>
            <w:tcBorders>
              <w:top w:val="nil"/>
              <w:left w:val="nil"/>
              <w:bottom w:val="nil"/>
              <w:right w:val="nil"/>
            </w:tcBorders>
            <w:vAlign w:val="bottom"/>
          </w:tcPr>
          <w:p w14:paraId="792F84CC" w14:textId="77777777" w:rsidR="00E0507E" w:rsidRDefault="00E0507E">
            <w:pPr>
              <w:spacing w:after="0" w:line="240" w:lineRule="auto"/>
              <w:jc w:val="center"/>
              <w:rPr>
                <w:b/>
                <w:bCs/>
                <w:color w:val="000000"/>
                <w:sz w:val="8"/>
                <w:szCs w:val="8"/>
              </w:rPr>
            </w:pPr>
          </w:p>
        </w:tc>
      </w:tr>
      <w:tr w:rsidR="00E0507E" w14:paraId="2920E739" w14:textId="77777777">
        <w:trPr>
          <w:trHeight w:val="720"/>
        </w:trPr>
        <w:tc>
          <w:tcPr>
            <w:tcW w:w="800" w:type="dxa"/>
            <w:tcBorders>
              <w:top w:val="nil"/>
              <w:left w:val="nil"/>
              <w:bottom w:val="nil"/>
              <w:right w:val="nil"/>
            </w:tcBorders>
            <w:vAlign w:val="bottom"/>
          </w:tcPr>
          <w:p w14:paraId="264644C3" w14:textId="77777777" w:rsidR="00E0507E" w:rsidRDefault="00E0507E">
            <w:pPr>
              <w:spacing w:after="0" w:line="240" w:lineRule="auto"/>
              <w:rPr>
                <w:rFonts w:ascii="Times New Roman" w:eastAsia="Times New Roman" w:hAnsi="Times New Roman" w:cs="Times New Roman"/>
                <w:sz w:val="20"/>
                <w:szCs w:val="20"/>
              </w:rPr>
            </w:pPr>
          </w:p>
        </w:tc>
        <w:tc>
          <w:tcPr>
            <w:tcW w:w="570" w:type="dxa"/>
            <w:vMerge w:val="restart"/>
            <w:tcBorders>
              <w:top w:val="nil"/>
              <w:left w:val="single" w:sz="4" w:space="0" w:color="000000"/>
              <w:bottom w:val="single" w:sz="4" w:space="0" w:color="000000"/>
              <w:right w:val="single" w:sz="4" w:space="0" w:color="000000"/>
            </w:tcBorders>
            <w:shd w:val="clear" w:color="auto" w:fill="A8D08D"/>
            <w:vAlign w:val="center"/>
          </w:tcPr>
          <w:p w14:paraId="70C8C6E7" w14:textId="77777777" w:rsidR="00E0507E" w:rsidRDefault="00303CAA">
            <w:pPr>
              <w:spacing w:after="0" w:line="240" w:lineRule="auto"/>
              <w:ind w:left="113" w:right="113"/>
              <w:jc w:val="center"/>
              <w:rPr>
                <w:b/>
                <w:bCs/>
                <w:color w:val="000000"/>
                <w:sz w:val="12"/>
                <w:szCs w:val="12"/>
              </w:rPr>
            </w:pPr>
            <w:r>
              <w:rPr>
                <w:b/>
                <w:bCs/>
                <w:color w:val="000000"/>
                <w:sz w:val="22"/>
                <w:szCs w:val="22"/>
              </w:rPr>
              <w:t>INICIO</w:t>
            </w:r>
          </w:p>
        </w:tc>
        <w:tc>
          <w:tcPr>
            <w:tcW w:w="2277" w:type="dxa"/>
            <w:gridSpan w:val="4"/>
            <w:tcBorders>
              <w:top w:val="single" w:sz="4" w:space="0" w:color="000000"/>
              <w:left w:val="nil"/>
              <w:bottom w:val="single" w:sz="4" w:space="0" w:color="000000"/>
              <w:right w:val="single" w:sz="4" w:space="0" w:color="000000"/>
            </w:tcBorders>
            <w:vAlign w:val="center"/>
          </w:tcPr>
          <w:p w14:paraId="6183727E" w14:textId="77777777" w:rsidR="00E0507E" w:rsidRDefault="00303CAA">
            <w:pPr>
              <w:spacing w:after="0" w:line="240" w:lineRule="auto"/>
              <w:rPr>
                <w:b/>
                <w:bCs/>
                <w:color w:val="000000"/>
                <w:sz w:val="20"/>
                <w:szCs w:val="20"/>
              </w:rPr>
            </w:pPr>
            <w:r>
              <w:rPr>
                <w:b/>
                <w:bCs/>
                <w:sz w:val="20"/>
                <w:szCs w:val="20"/>
              </w:rPr>
              <w:t>MOTIVACIÓN</w:t>
            </w:r>
          </w:p>
        </w:tc>
        <w:tc>
          <w:tcPr>
            <w:tcW w:w="7586" w:type="dxa"/>
            <w:gridSpan w:val="15"/>
            <w:tcBorders>
              <w:top w:val="single" w:sz="4" w:space="0" w:color="000000"/>
              <w:left w:val="nil"/>
              <w:bottom w:val="single" w:sz="4" w:space="0" w:color="000000"/>
              <w:right w:val="single" w:sz="4" w:space="0" w:color="000000"/>
            </w:tcBorders>
          </w:tcPr>
          <w:p w14:paraId="0ACC3F3E" w14:textId="77777777" w:rsidR="00E0507E" w:rsidRDefault="00303CAA">
            <w:pPr>
              <w:spacing w:after="0" w:line="240" w:lineRule="auto"/>
              <w:rPr>
                <w:sz w:val="16"/>
                <w:szCs w:val="16"/>
              </w:rPr>
            </w:pPr>
            <w:r>
              <w:t>"¿Cuál es el origen de la felicidad?" Antes de ver un solo dato, cada estudiante ordena de mayor a menor seis posibles factores — PBI per cápita, apoyo social, esperanza de vida saludable, libertad para tomar decisiones, generosidad y percepción de corrupción — según cuánto cree que se relacionan con qué tan feliz dice ser un país. Se registran las predicciones de la clase en la pizarra para contrastarlas más adelante con los datos reales.</w:t>
            </w:r>
          </w:p>
        </w:tc>
        <w:tc>
          <w:tcPr>
            <w:tcW w:w="376" w:type="dxa"/>
            <w:vMerge w:val="restart"/>
            <w:tcBorders>
              <w:top w:val="nil"/>
              <w:left w:val="single" w:sz="4" w:space="0" w:color="000000"/>
              <w:bottom w:val="single" w:sz="4" w:space="0" w:color="000000"/>
              <w:right w:val="single" w:sz="4" w:space="0" w:color="000000"/>
            </w:tcBorders>
            <w:vAlign w:val="center"/>
          </w:tcPr>
          <w:p w14:paraId="7B1774BF" w14:textId="77777777" w:rsidR="00E0507E" w:rsidRDefault="00272360">
            <w:pPr>
              <w:spacing w:after="0" w:line="240" w:lineRule="auto"/>
              <w:jc w:val="center"/>
              <w:rPr>
                <w:color w:val="000000"/>
                <w:sz w:val="22"/>
                <w:szCs w:val="22"/>
              </w:rPr>
            </w:pPr>
            <w:sdt>
              <w:sdtPr>
                <w:tag w:val="goog_rdk_1"/>
                <w:id w:val="1784557561"/>
              </w:sdtPr>
              <w:sdtEndPr/>
              <w:sdtContent>
                <w:sdt>
                  <w:sdtPr>
                    <w:tag w:val="goog_rdk_2"/>
                    <w:id w:val="-1995404332"/>
                  </w:sdtPr>
                  <w:sdtEndPr/>
                  <w:sdtContent>
                    <w:ins w:id="0" w:author="José Pérez Ortiz" w:date="2026-04-20T05:51:00Z">
                      <w:r w:rsidR="00303CAA">
                        <w:rPr>
                          <w:sz w:val="22"/>
                          <w:szCs w:val="22"/>
                          <w:rPrChange w:id="1" w:author="José Pérez Ortiz" w:date="2026-04-20T05:51:00Z">
                            <w:rPr>
                              <w:color w:val="000000"/>
                              <w:sz w:val="16"/>
                              <w:szCs w:val="16"/>
                            </w:rPr>
                          </w:rPrChange>
                        </w:rPr>
                        <w:t>10</w:t>
                      </w:r>
                    </w:ins>
                  </w:sdtContent>
                </w:sdt>
              </w:sdtContent>
            </w:sdt>
            <w:r w:rsidR="00303CAA">
              <w:rPr>
                <w:color w:val="000000"/>
                <w:sz w:val="22"/>
                <w:szCs w:val="22"/>
              </w:rPr>
              <w:t> </w:t>
            </w:r>
          </w:p>
        </w:tc>
        <w:tc>
          <w:tcPr>
            <w:tcW w:w="496" w:type="dxa"/>
            <w:tcBorders>
              <w:top w:val="nil"/>
              <w:left w:val="nil"/>
              <w:bottom w:val="nil"/>
              <w:right w:val="nil"/>
            </w:tcBorders>
            <w:vAlign w:val="bottom"/>
          </w:tcPr>
          <w:p w14:paraId="4DE6C503" w14:textId="77777777" w:rsidR="00E0507E" w:rsidRDefault="00E0507E">
            <w:pPr>
              <w:spacing w:after="0" w:line="240" w:lineRule="auto"/>
              <w:jc w:val="center"/>
              <w:rPr>
                <w:color w:val="000000"/>
                <w:sz w:val="22"/>
                <w:szCs w:val="22"/>
              </w:rPr>
            </w:pPr>
          </w:p>
        </w:tc>
      </w:tr>
      <w:tr w:rsidR="00E0507E" w14:paraId="55576DC3" w14:textId="77777777">
        <w:trPr>
          <w:trHeight w:val="330"/>
        </w:trPr>
        <w:tc>
          <w:tcPr>
            <w:tcW w:w="800" w:type="dxa"/>
            <w:tcBorders>
              <w:top w:val="nil"/>
              <w:left w:val="nil"/>
              <w:bottom w:val="nil"/>
              <w:right w:val="nil"/>
            </w:tcBorders>
            <w:vAlign w:val="bottom"/>
          </w:tcPr>
          <w:p w14:paraId="6E533518" w14:textId="77777777" w:rsidR="00E0507E" w:rsidRDefault="00E0507E">
            <w:pPr>
              <w:spacing w:after="0" w:line="240" w:lineRule="auto"/>
              <w:rPr>
                <w:rFonts w:ascii="Times New Roman" w:eastAsia="Times New Roman" w:hAnsi="Times New Roman" w:cs="Times New Roman"/>
                <w:sz w:val="20"/>
                <w:szCs w:val="20"/>
              </w:rPr>
            </w:pPr>
          </w:p>
        </w:tc>
        <w:tc>
          <w:tcPr>
            <w:tcW w:w="570" w:type="dxa"/>
            <w:vMerge/>
            <w:tcBorders>
              <w:top w:val="nil"/>
              <w:left w:val="single" w:sz="4" w:space="0" w:color="000000"/>
              <w:bottom w:val="single" w:sz="4" w:space="0" w:color="000000"/>
              <w:right w:val="single" w:sz="4" w:space="0" w:color="000000"/>
            </w:tcBorders>
            <w:shd w:val="clear" w:color="auto" w:fill="A8D08D"/>
            <w:vAlign w:val="center"/>
          </w:tcPr>
          <w:p w14:paraId="0928CD30" w14:textId="77777777" w:rsidR="00E0507E" w:rsidRDefault="00E0507E">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277" w:type="dxa"/>
            <w:gridSpan w:val="4"/>
            <w:tcBorders>
              <w:top w:val="single" w:sz="4" w:space="0" w:color="000000"/>
              <w:left w:val="nil"/>
              <w:bottom w:val="single" w:sz="4" w:space="0" w:color="000000"/>
              <w:right w:val="single" w:sz="4" w:space="0" w:color="000000"/>
            </w:tcBorders>
            <w:vAlign w:val="center"/>
          </w:tcPr>
          <w:p w14:paraId="7D545A77" w14:textId="77777777" w:rsidR="00E0507E" w:rsidRDefault="00303CAA">
            <w:pPr>
              <w:spacing w:after="0" w:line="240" w:lineRule="auto"/>
              <w:rPr>
                <w:b/>
                <w:bCs/>
                <w:color w:val="000000"/>
                <w:sz w:val="20"/>
                <w:szCs w:val="20"/>
              </w:rPr>
            </w:pPr>
            <w:r>
              <w:rPr>
                <w:b/>
                <w:bCs/>
                <w:color w:val="000000"/>
                <w:sz w:val="20"/>
                <w:szCs w:val="20"/>
              </w:rPr>
              <w:t>SABERES PREVIOS</w:t>
            </w:r>
          </w:p>
        </w:tc>
        <w:tc>
          <w:tcPr>
            <w:tcW w:w="7586" w:type="dxa"/>
            <w:gridSpan w:val="15"/>
            <w:tcBorders>
              <w:top w:val="single" w:sz="4" w:space="0" w:color="000000"/>
              <w:left w:val="nil"/>
              <w:bottom w:val="single" w:sz="4" w:space="0" w:color="000000"/>
              <w:right w:val="single" w:sz="4" w:space="0" w:color="000000"/>
            </w:tcBorders>
            <w:vAlign w:val="center"/>
          </w:tcPr>
          <w:p w14:paraId="281F71A1" w14:textId="77777777" w:rsidR="00E0507E" w:rsidRDefault="00303CAA">
            <w:pPr>
              <w:spacing w:after="0" w:line="240" w:lineRule="auto"/>
              <w:rPr>
                <w:color w:val="000000"/>
                <w:sz w:val="16"/>
                <w:szCs w:val="16"/>
              </w:rPr>
            </w:pPr>
            <w:r>
              <w:t>Noción de "promedio" y de una tabla de datos (trabajada en la sesión anterior); manejo elemental de un notebook (ejecutar celdas, leer una tabla con .head()).</w:t>
            </w:r>
          </w:p>
        </w:tc>
        <w:tc>
          <w:tcPr>
            <w:tcW w:w="376" w:type="dxa"/>
            <w:vMerge/>
            <w:tcBorders>
              <w:top w:val="nil"/>
              <w:left w:val="single" w:sz="4" w:space="0" w:color="000000"/>
              <w:bottom w:val="single" w:sz="4" w:space="0" w:color="000000"/>
              <w:right w:val="single" w:sz="4" w:space="0" w:color="000000"/>
            </w:tcBorders>
            <w:vAlign w:val="center"/>
          </w:tcPr>
          <w:p w14:paraId="595704A1" w14:textId="77777777" w:rsidR="00E0507E" w:rsidRDefault="00E0507E">
            <w:pPr>
              <w:widowControl w:val="0"/>
              <w:pBdr>
                <w:top w:val="nil"/>
                <w:left w:val="nil"/>
                <w:bottom w:val="nil"/>
                <w:right w:val="nil"/>
                <w:between w:val="nil"/>
              </w:pBdr>
              <w:spacing w:after="0" w:line="276" w:lineRule="auto"/>
              <w:rPr>
                <w:color w:val="000000"/>
                <w:sz w:val="16"/>
                <w:szCs w:val="16"/>
              </w:rPr>
            </w:pPr>
          </w:p>
        </w:tc>
        <w:tc>
          <w:tcPr>
            <w:tcW w:w="496" w:type="dxa"/>
            <w:tcBorders>
              <w:top w:val="nil"/>
              <w:left w:val="nil"/>
              <w:bottom w:val="nil"/>
              <w:right w:val="nil"/>
            </w:tcBorders>
            <w:vAlign w:val="bottom"/>
          </w:tcPr>
          <w:p w14:paraId="7A5977D7" w14:textId="77777777" w:rsidR="00E0507E" w:rsidRDefault="00E0507E">
            <w:pPr>
              <w:spacing w:after="0" w:line="240" w:lineRule="auto"/>
              <w:rPr>
                <w:color w:val="000000"/>
                <w:sz w:val="16"/>
                <w:szCs w:val="16"/>
              </w:rPr>
            </w:pPr>
          </w:p>
        </w:tc>
      </w:tr>
      <w:tr w:rsidR="00E0507E" w14:paraId="6DBEC7BB" w14:textId="77777777">
        <w:trPr>
          <w:trHeight w:val="450"/>
        </w:trPr>
        <w:tc>
          <w:tcPr>
            <w:tcW w:w="800" w:type="dxa"/>
            <w:tcBorders>
              <w:top w:val="nil"/>
              <w:left w:val="nil"/>
              <w:bottom w:val="nil"/>
              <w:right w:val="nil"/>
            </w:tcBorders>
            <w:vAlign w:val="bottom"/>
          </w:tcPr>
          <w:p w14:paraId="161AB905" w14:textId="77777777" w:rsidR="00E0507E" w:rsidRDefault="00E0507E">
            <w:pPr>
              <w:spacing w:after="0" w:line="240" w:lineRule="auto"/>
              <w:rPr>
                <w:rFonts w:ascii="Times New Roman" w:eastAsia="Times New Roman" w:hAnsi="Times New Roman" w:cs="Times New Roman"/>
                <w:sz w:val="20"/>
                <w:szCs w:val="20"/>
              </w:rPr>
            </w:pPr>
          </w:p>
        </w:tc>
        <w:tc>
          <w:tcPr>
            <w:tcW w:w="570" w:type="dxa"/>
            <w:vMerge/>
            <w:tcBorders>
              <w:top w:val="nil"/>
              <w:left w:val="single" w:sz="4" w:space="0" w:color="000000"/>
              <w:bottom w:val="single" w:sz="4" w:space="0" w:color="000000"/>
              <w:right w:val="single" w:sz="4" w:space="0" w:color="000000"/>
            </w:tcBorders>
            <w:shd w:val="clear" w:color="auto" w:fill="A8D08D"/>
            <w:vAlign w:val="center"/>
          </w:tcPr>
          <w:p w14:paraId="1A38ACDE" w14:textId="77777777" w:rsidR="00E0507E" w:rsidRDefault="00E0507E">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277" w:type="dxa"/>
            <w:gridSpan w:val="4"/>
            <w:tcBorders>
              <w:top w:val="single" w:sz="4" w:space="0" w:color="000000"/>
              <w:left w:val="nil"/>
              <w:bottom w:val="single" w:sz="4" w:space="0" w:color="000000"/>
              <w:right w:val="single" w:sz="4" w:space="0" w:color="000000"/>
            </w:tcBorders>
            <w:vAlign w:val="center"/>
          </w:tcPr>
          <w:p w14:paraId="0B4C6F08" w14:textId="77777777" w:rsidR="00E0507E" w:rsidRDefault="00303CAA">
            <w:pPr>
              <w:spacing w:after="0" w:line="240" w:lineRule="auto"/>
              <w:rPr>
                <w:b/>
                <w:bCs/>
                <w:color w:val="000000"/>
                <w:sz w:val="20"/>
                <w:szCs w:val="20"/>
              </w:rPr>
            </w:pPr>
            <w:r>
              <w:rPr>
                <w:b/>
                <w:bCs/>
                <w:color w:val="000000"/>
                <w:sz w:val="20"/>
                <w:szCs w:val="20"/>
              </w:rPr>
              <w:t>CONFLICTO COGNITIVO</w:t>
            </w:r>
          </w:p>
        </w:tc>
        <w:tc>
          <w:tcPr>
            <w:tcW w:w="7586" w:type="dxa"/>
            <w:gridSpan w:val="15"/>
            <w:tcBorders>
              <w:top w:val="single" w:sz="4" w:space="0" w:color="000000"/>
              <w:left w:val="nil"/>
              <w:bottom w:val="single" w:sz="4" w:space="0" w:color="000000"/>
              <w:right w:val="single" w:sz="4" w:space="0" w:color="000000"/>
            </w:tcBorders>
          </w:tcPr>
          <w:p w14:paraId="0E4C4A18" w14:textId="77777777" w:rsidR="00E0507E" w:rsidRDefault="00303CAA">
            <w:pPr>
              <w:spacing w:after="0" w:line="240" w:lineRule="auto"/>
              <w:rPr>
                <w:color w:val="000000"/>
                <w:sz w:val="16"/>
                <w:szCs w:val="16"/>
              </w:rPr>
            </w:pPr>
            <w:r>
              <w:t>Si dos variables "se mueven juntas" en una gráfica, ¿eso significa que una causa la otra? ¿Cómo se vería, sin usar ningún número, que dos variables van juntas?</w:t>
            </w:r>
          </w:p>
        </w:tc>
        <w:tc>
          <w:tcPr>
            <w:tcW w:w="376" w:type="dxa"/>
            <w:vMerge/>
            <w:tcBorders>
              <w:top w:val="nil"/>
              <w:left w:val="single" w:sz="4" w:space="0" w:color="000000"/>
              <w:bottom w:val="single" w:sz="4" w:space="0" w:color="000000"/>
              <w:right w:val="single" w:sz="4" w:space="0" w:color="000000"/>
            </w:tcBorders>
            <w:vAlign w:val="center"/>
          </w:tcPr>
          <w:p w14:paraId="1FC33970" w14:textId="77777777" w:rsidR="00E0507E" w:rsidRDefault="00E0507E">
            <w:pPr>
              <w:widowControl w:val="0"/>
              <w:pBdr>
                <w:top w:val="nil"/>
                <w:left w:val="nil"/>
                <w:bottom w:val="nil"/>
                <w:right w:val="nil"/>
                <w:between w:val="nil"/>
              </w:pBdr>
              <w:spacing w:after="0" w:line="276" w:lineRule="auto"/>
              <w:rPr>
                <w:color w:val="000000"/>
                <w:sz w:val="16"/>
                <w:szCs w:val="16"/>
              </w:rPr>
            </w:pPr>
          </w:p>
        </w:tc>
        <w:tc>
          <w:tcPr>
            <w:tcW w:w="496" w:type="dxa"/>
            <w:tcBorders>
              <w:top w:val="nil"/>
              <w:left w:val="nil"/>
              <w:bottom w:val="nil"/>
              <w:right w:val="nil"/>
            </w:tcBorders>
            <w:vAlign w:val="bottom"/>
          </w:tcPr>
          <w:p w14:paraId="1F7F3270" w14:textId="77777777" w:rsidR="00E0507E" w:rsidRDefault="00E0507E">
            <w:pPr>
              <w:spacing w:after="0" w:line="240" w:lineRule="auto"/>
              <w:rPr>
                <w:color w:val="000000"/>
                <w:sz w:val="16"/>
                <w:szCs w:val="16"/>
              </w:rPr>
            </w:pPr>
          </w:p>
        </w:tc>
      </w:tr>
      <w:tr w:rsidR="00E0507E" w14:paraId="6B15E836" w14:textId="77777777">
        <w:trPr>
          <w:trHeight w:val="510"/>
        </w:trPr>
        <w:tc>
          <w:tcPr>
            <w:tcW w:w="800" w:type="dxa"/>
            <w:tcBorders>
              <w:top w:val="nil"/>
              <w:left w:val="nil"/>
              <w:bottom w:val="nil"/>
              <w:right w:val="nil"/>
            </w:tcBorders>
            <w:vAlign w:val="bottom"/>
          </w:tcPr>
          <w:p w14:paraId="4B0130FE" w14:textId="77777777" w:rsidR="00E0507E" w:rsidRDefault="00E0507E">
            <w:pPr>
              <w:spacing w:after="0" w:line="240" w:lineRule="auto"/>
              <w:rPr>
                <w:rFonts w:ascii="Times New Roman" w:eastAsia="Times New Roman" w:hAnsi="Times New Roman" w:cs="Times New Roman"/>
                <w:sz w:val="20"/>
                <w:szCs w:val="20"/>
              </w:rPr>
            </w:pPr>
          </w:p>
        </w:tc>
        <w:tc>
          <w:tcPr>
            <w:tcW w:w="570" w:type="dxa"/>
            <w:vMerge/>
            <w:tcBorders>
              <w:top w:val="nil"/>
              <w:left w:val="single" w:sz="4" w:space="0" w:color="000000"/>
              <w:bottom w:val="single" w:sz="4" w:space="0" w:color="000000"/>
              <w:right w:val="single" w:sz="4" w:space="0" w:color="000000"/>
            </w:tcBorders>
            <w:shd w:val="clear" w:color="auto" w:fill="A8D08D"/>
            <w:vAlign w:val="center"/>
          </w:tcPr>
          <w:p w14:paraId="07C15505" w14:textId="77777777" w:rsidR="00E0507E" w:rsidRDefault="00E0507E">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277" w:type="dxa"/>
            <w:gridSpan w:val="4"/>
            <w:tcBorders>
              <w:top w:val="single" w:sz="4" w:space="0" w:color="000000"/>
              <w:left w:val="nil"/>
              <w:bottom w:val="single" w:sz="4" w:space="0" w:color="000000"/>
              <w:right w:val="single" w:sz="4" w:space="0" w:color="000000"/>
            </w:tcBorders>
            <w:vAlign w:val="center"/>
          </w:tcPr>
          <w:p w14:paraId="1EE76501" w14:textId="77777777" w:rsidR="00E0507E" w:rsidRDefault="00303CAA">
            <w:pPr>
              <w:spacing w:after="0" w:line="240" w:lineRule="auto"/>
              <w:rPr>
                <w:b/>
                <w:bCs/>
                <w:color w:val="000000"/>
                <w:sz w:val="20"/>
                <w:szCs w:val="20"/>
              </w:rPr>
            </w:pPr>
            <w:r>
              <w:rPr>
                <w:b/>
                <w:bCs/>
                <w:sz w:val="20"/>
                <w:szCs w:val="20"/>
              </w:rPr>
              <w:t>PROPÓSITO</w:t>
            </w:r>
          </w:p>
        </w:tc>
        <w:tc>
          <w:tcPr>
            <w:tcW w:w="7586" w:type="dxa"/>
            <w:gridSpan w:val="15"/>
            <w:tcBorders>
              <w:top w:val="single" w:sz="4" w:space="0" w:color="000000"/>
              <w:left w:val="nil"/>
              <w:bottom w:val="single" w:sz="4" w:space="0" w:color="000000"/>
              <w:right w:val="single" w:sz="4" w:space="0" w:color="000000"/>
            </w:tcBorders>
          </w:tcPr>
          <w:p w14:paraId="2E1A9614" w14:textId="77777777" w:rsidR="00E0507E" w:rsidRDefault="00303CAA">
            <w:pPr>
              <w:spacing w:after="0" w:line="240" w:lineRule="auto"/>
              <w:rPr>
                <w:color w:val="000000"/>
                <w:sz w:val="16"/>
                <w:szCs w:val="16"/>
              </w:rPr>
            </w:pPr>
            <w:r>
              <w:t>Comprender qué es un diagrama de dispersión y qué es la correlación (rango de -1 a 1, dirección y fuerza, su limitación a relaciones lineales, y la advertencia correlación≠causalidad), para poder leer con criterio si dos variables realmente parecen estar relacionadas antes de calcular nada.</w:t>
            </w:r>
          </w:p>
        </w:tc>
        <w:tc>
          <w:tcPr>
            <w:tcW w:w="376" w:type="dxa"/>
            <w:vMerge/>
            <w:tcBorders>
              <w:top w:val="nil"/>
              <w:left w:val="single" w:sz="4" w:space="0" w:color="000000"/>
              <w:bottom w:val="single" w:sz="4" w:space="0" w:color="000000"/>
              <w:right w:val="single" w:sz="4" w:space="0" w:color="000000"/>
            </w:tcBorders>
            <w:vAlign w:val="center"/>
          </w:tcPr>
          <w:p w14:paraId="4CFC5861" w14:textId="77777777" w:rsidR="00E0507E" w:rsidRDefault="00E0507E">
            <w:pPr>
              <w:widowControl w:val="0"/>
              <w:pBdr>
                <w:top w:val="nil"/>
                <w:left w:val="nil"/>
                <w:bottom w:val="nil"/>
                <w:right w:val="nil"/>
                <w:between w:val="nil"/>
              </w:pBdr>
              <w:spacing w:after="0" w:line="276" w:lineRule="auto"/>
              <w:rPr>
                <w:color w:val="000000"/>
                <w:sz w:val="16"/>
                <w:szCs w:val="16"/>
              </w:rPr>
            </w:pPr>
          </w:p>
        </w:tc>
        <w:tc>
          <w:tcPr>
            <w:tcW w:w="496" w:type="dxa"/>
            <w:tcBorders>
              <w:top w:val="nil"/>
              <w:left w:val="nil"/>
              <w:bottom w:val="nil"/>
              <w:right w:val="nil"/>
            </w:tcBorders>
            <w:vAlign w:val="bottom"/>
          </w:tcPr>
          <w:p w14:paraId="07D75649" w14:textId="77777777" w:rsidR="00E0507E" w:rsidRDefault="00E0507E">
            <w:pPr>
              <w:spacing w:after="0" w:line="240" w:lineRule="auto"/>
              <w:rPr>
                <w:color w:val="000000"/>
                <w:sz w:val="16"/>
                <w:szCs w:val="16"/>
              </w:rPr>
            </w:pPr>
          </w:p>
        </w:tc>
      </w:tr>
      <w:tr w:rsidR="00E0507E" w14:paraId="11574F2C" w14:textId="77777777">
        <w:trPr>
          <w:trHeight w:val="900"/>
        </w:trPr>
        <w:tc>
          <w:tcPr>
            <w:tcW w:w="800" w:type="dxa"/>
            <w:tcBorders>
              <w:top w:val="nil"/>
              <w:left w:val="nil"/>
              <w:bottom w:val="nil"/>
              <w:right w:val="nil"/>
            </w:tcBorders>
            <w:vAlign w:val="bottom"/>
          </w:tcPr>
          <w:p w14:paraId="427A5A93" w14:textId="77777777" w:rsidR="00E0507E" w:rsidRDefault="00E0507E">
            <w:pPr>
              <w:spacing w:after="0" w:line="240" w:lineRule="auto"/>
              <w:rPr>
                <w:rFonts w:ascii="Times New Roman" w:eastAsia="Times New Roman" w:hAnsi="Times New Roman" w:cs="Times New Roman"/>
                <w:sz w:val="20"/>
                <w:szCs w:val="20"/>
              </w:rPr>
            </w:pPr>
          </w:p>
        </w:tc>
        <w:tc>
          <w:tcPr>
            <w:tcW w:w="570" w:type="dxa"/>
            <w:vMerge w:val="restart"/>
            <w:tcBorders>
              <w:top w:val="single" w:sz="4" w:space="0" w:color="000000"/>
              <w:left w:val="single" w:sz="4" w:space="0" w:color="000000"/>
              <w:bottom w:val="single" w:sz="4" w:space="0" w:color="000000"/>
              <w:right w:val="single" w:sz="4" w:space="0" w:color="000000"/>
            </w:tcBorders>
            <w:shd w:val="clear" w:color="auto" w:fill="A8D08D"/>
            <w:vAlign w:val="center"/>
          </w:tcPr>
          <w:p w14:paraId="6AF19616" w14:textId="77777777" w:rsidR="00E0507E" w:rsidRDefault="00303CAA">
            <w:pPr>
              <w:spacing w:after="0" w:line="240" w:lineRule="auto"/>
              <w:ind w:left="113" w:right="113"/>
              <w:jc w:val="center"/>
              <w:rPr>
                <w:b/>
                <w:bCs/>
                <w:color w:val="000000"/>
                <w:sz w:val="22"/>
                <w:szCs w:val="22"/>
              </w:rPr>
            </w:pPr>
            <w:r>
              <w:rPr>
                <w:b/>
                <w:bCs/>
                <w:color w:val="000000"/>
                <w:sz w:val="22"/>
                <w:szCs w:val="22"/>
              </w:rPr>
              <w:t>DESARRO</w:t>
            </w:r>
            <w:r>
              <w:rPr>
                <w:b/>
                <w:bCs/>
                <w:color w:val="000000"/>
                <w:sz w:val="22"/>
                <w:szCs w:val="22"/>
              </w:rPr>
              <w:lastRenderedPageBreak/>
              <w:t>LLO</w:t>
            </w:r>
          </w:p>
        </w:tc>
        <w:tc>
          <w:tcPr>
            <w:tcW w:w="2277" w:type="dxa"/>
            <w:gridSpan w:val="4"/>
            <w:tcBorders>
              <w:top w:val="single" w:sz="4" w:space="0" w:color="000000"/>
              <w:left w:val="nil"/>
              <w:bottom w:val="single" w:sz="4" w:space="0" w:color="000000"/>
              <w:right w:val="single" w:sz="4" w:space="0" w:color="000000"/>
            </w:tcBorders>
            <w:vAlign w:val="center"/>
          </w:tcPr>
          <w:p w14:paraId="5117BE48" w14:textId="77777777" w:rsidR="00E0507E" w:rsidRDefault="00303CAA">
            <w:pPr>
              <w:spacing w:after="0" w:line="240" w:lineRule="auto"/>
              <w:rPr>
                <w:b/>
                <w:bCs/>
                <w:color w:val="000000"/>
                <w:sz w:val="20"/>
                <w:szCs w:val="20"/>
              </w:rPr>
            </w:pPr>
            <w:r>
              <w:rPr>
                <w:b/>
                <w:bCs/>
                <w:color w:val="000000"/>
                <w:sz w:val="20"/>
                <w:szCs w:val="20"/>
              </w:rPr>
              <w:lastRenderedPageBreak/>
              <w:t>PROCESAMIENTO DE LA INFORMACIÓN</w:t>
            </w:r>
          </w:p>
        </w:tc>
        <w:tc>
          <w:tcPr>
            <w:tcW w:w="7586" w:type="dxa"/>
            <w:gridSpan w:val="15"/>
            <w:tcBorders>
              <w:top w:val="single" w:sz="4" w:space="0" w:color="000000"/>
              <w:left w:val="nil"/>
              <w:bottom w:val="single" w:sz="4" w:space="0" w:color="000000"/>
              <w:right w:val="single" w:sz="4" w:space="0" w:color="000000"/>
            </w:tcBorders>
          </w:tcPr>
          <w:p w14:paraId="16EBA667" w14:textId="77777777" w:rsidR="00E0507E" w:rsidRDefault="00E0507E">
            <w:pPr>
              <w:spacing w:after="0" w:line="240" w:lineRule="auto"/>
              <w:rPr>
                <w:color w:val="000000"/>
                <w:sz w:val="16"/>
                <w:szCs w:val="16"/>
              </w:rPr>
            </w:pPr>
            <w:r>
              <w:t xml:space="preserve">Teoría formal (bloque 2, evaluado luego con check_t3, check_t4...): 1) ¿Qué es un diagrama de dispersión? — cada punto representa una observación (un país) ubicada según dos variables; se aprende a leer patrones (una nube que sube, que baja, o que no muestra ninguna forma clara) en vez de solo ver "puntos sueltos", usando los mismos 3 diagramas sin etiquetar que abren el notebook de la sesión. 2) ¿Qué es la correlación? — un número entre -1 y 1 que resume ese patrón: el signo indica la dirección (positiva o </w:t>
            </w:r>
            <w:r>
              <w:lastRenderedPageBreak/>
              <w:t>negativa) y el valor absoluto indica la fuerza (cerca de 0 = relación débil o nula, cerca de ±1 = relación fuerte). Advertencia clave: la correlación solo detecta relaciones lineales — una relación fuerte pero curva puede dar un coeficiente cercano a 0. Advertencia central: correlación no es causalidad; que dos variables se muevan juntas no prueba que una cause la otra. El docente modela la lectura de los 3 diagramas y la definición formal en el proyector antes de que los alumnos respondan check_t3/check_t4.</w:t>
            </w:r>
          </w:p>
        </w:tc>
        <w:tc>
          <w:tcPr>
            <w:tcW w:w="376" w:type="dxa"/>
            <w:vMerge w:val="restart"/>
            <w:tcBorders>
              <w:top w:val="nil"/>
              <w:left w:val="single" w:sz="4" w:space="0" w:color="000000"/>
              <w:bottom w:val="single" w:sz="4" w:space="0" w:color="000000"/>
              <w:right w:val="single" w:sz="4" w:space="0" w:color="000000"/>
            </w:tcBorders>
            <w:vAlign w:val="center"/>
          </w:tcPr>
          <w:p w14:paraId="746B6E55" w14:textId="77777777" w:rsidR="00E0507E" w:rsidRDefault="00303CAA">
            <w:pPr>
              <w:spacing w:after="0" w:line="240" w:lineRule="auto"/>
              <w:jc w:val="center"/>
              <w:rPr>
                <w:color w:val="000000"/>
                <w:sz w:val="22"/>
                <w:szCs w:val="22"/>
              </w:rPr>
            </w:pPr>
            <w:r>
              <w:rPr>
                <w:color w:val="000000"/>
                <w:sz w:val="22"/>
                <w:szCs w:val="22"/>
              </w:rPr>
              <w:lastRenderedPageBreak/>
              <w:t> </w:t>
            </w:r>
            <w:sdt>
              <w:sdtPr>
                <w:tag w:val="goog_rdk_3"/>
                <w:id w:val="1163262042"/>
              </w:sdtPr>
              <w:sdtEndPr/>
              <w:sdtContent>
                <w:sdt>
                  <w:sdtPr>
                    <w:tag w:val="goog_rdk_4"/>
                    <w:id w:val="1862499822"/>
                  </w:sdtPr>
                  <w:sdtEndPr/>
                  <w:sdtContent>
                    <w:ins w:id="2" w:author="José Pérez Ortiz" w:date="2026-04-20T05:51:00Z">
                      <w:r>
                        <w:rPr>
                          <w:sz w:val="22"/>
                          <w:szCs w:val="22"/>
                          <w:rPrChange w:id="3" w:author="José Pérez Ortiz" w:date="2026-04-20T05:51:00Z">
                            <w:rPr>
                              <w:color w:val="000000"/>
                              <w:sz w:val="22"/>
                              <w:szCs w:val="22"/>
                            </w:rPr>
                          </w:rPrChange>
                        </w:rPr>
                        <w:t>90</w:t>
                      </w:r>
                    </w:ins>
                  </w:sdtContent>
                </w:sdt>
                <w:ins w:id="4" w:author="José Pérez Ortiz" w:date="2026-04-20T05:51:00Z">
                  <w:r>
                    <w:rPr>
                      <w:color w:val="000000"/>
                      <w:sz w:val="22"/>
                      <w:szCs w:val="22"/>
                    </w:rPr>
                    <w:t>min</w:t>
                  </w:r>
                </w:ins>
              </w:sdtContent>
            </w:sdt>
          </w:p>
        </w:tc>
        <w:tc>
          <w:tcPr>
            <w:tcW w:w="496" w:type="dxa"/>
            <w:tcBorders>
              <w:top w:val="nil"/>
              <w:left w:val="nil"/>
              <w:bottom w:val="nil"/>
              <w:right w:val="nil"/>
            </w:tcBorders>
            <w:vAlign w:val="bottom"/>
          </w:tcPr>
          <w:p w14:paraId="5874BBD9" w14:textId="77777777" w:rsidR="00E0507E" w:rsidRDefault="00E0507E">
            <w:pPr>
              <w:spacing w:after="0" w:line="240" w:lineRule="auto"/>
              <w:jc w:val="center"/>
              <w:rPr>
                <w:color w:val="000000"/>
                <w:sz w:val="22"/>
                <w:szCs w:val="22"/>
              </w:rPr>
            </w:pPr>
          </w:p>
        </w:tc>
      </w:tr>
      <w:tr w:rsidR="00E0507E" w14:paraId="764B22F9" w14:textId="77777777">
        <w:trPr>
          <w:trHeight w:val="1020"/>
        </w:trPr>
        <w:tc>
          <w:tcPr>
            <w:tcW w:w="800" w:type="dxa"/>
            <w:tcBorders>
              <w:top w:val="nil"/>
              <w:left w:val="nil"/>
              <w:bottom w:val="nil"/>
              <w:right w:val="nil"/>
            </w:tcBorders>
            <w:vAlign w:val="bottom"/>
          </w:tcPr>
          <w:p w14:paraId="5D850E91" w14:textId="77777777" w:rsidR="00E0507E" w:rsidRDefault="00E0507E">
            <w:pPr>
              <w:spacing w:after="0" w:line="240" w:lineRule="auto"/>
              <w:rPr>
                <w:rFonts w:ascii="Times New Roman" w:eastAsia="Times New Roman" w:hAnsi="Times New Roman" w:cs="Times New Roman"/>
                <w:sz w:val="20"/>
                <w:szCs w:val="20"/>
              </w:rPr>
            </w:pPr>
          </w:p>
        </w:tc>
        <w:tc>
          <w:tcPr>
            <w:tcW w:w="570" w:type="dxa"/>
            <w:vMerge/>
            <w:tcBorders>
              <w:top w:val="single" w:sz="4" w:space="0" w:color="000000"/>
              <w:left w:val="single" w:sz="4" w:space="0" w:color="000000"/>
              <w:bottom w:val="single" w:sz="4" w:space="0" w:color="000000"/>
              <w:right w:val="single" w:sz="4" w:space="0" w:color="000000"/>
            </w:tcBorders>
            <w:shd w:val="clear" w:color="auto" w:fill="A8D08D"/>
            <w:vAlign w:val="center"/>
          </w:tcPr>
          <w:p w14:paraId="548CCABC" w14:textId="77777777" w:rsidR="00E0507E" w:rsidRDefault="00E0507E">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277" w:type="dxa"/>
            <w:gridSpan w:val="4"/>
            <w:tcBorders>
              <w:top w:val="single" w:sz="4" w:space="0" w:color="000000"/>
              <w:left w:val="nil"/>
              <w:bottom w:val="single" w:sz="4" w:space="0" w:color="000000"/>
              <w:right w:val="single" w:sz="4" w:space="0" w:color="000000"/>
            </w:tcBorders>
            <w:vAlign w:val="center"/>
          </w:tcPr>
          <w:p w14:paraId="384A6404" w14:textId="77777777" w:rsidR="00E0507E" w:rsidRDefault="00303CAA">
            <w:pPr>
              <w:spacing w:after="0" w:line="240" w:lineRule="auto"/>
              <w:rPr>
                <w:b/>
                <w:bCs/>
                <w:color w:val="000000"/>
                <w:sz w:val="20"/>
                <w:szCs w:val="20"/>
              </w:rPr>
            </w:pPr>
            <w:r>
              <w:rPr>
                <w:b/>
                <w:bCs/>
                <w:color w:val="000000"/>
                <w:sz w:val="20"/>
                <w:szCs w:val="20"/>
              </w:rPr>
              <w:t>APLICACIÓN DE LO APRENDIDO</w:t>
            </w:r>
          </w:p>
        </w:tc>
        <w:tc>
          <w:tcPr>
            <w:tcW w:w="7586" w:type="dxa"/>
            <w:gridSpan w:val="15"/>
            <w:tcBorders>
              <w:top w:val="single" w:sz="4" w:space="0" w:color="000000"/>
              <w:left w:val="nil"/>
              <w:bottom w:val="single" w:sz="4" w:space="0" w:color="000000"/>
              <w:right w:val="single" w:sz="4" w:space="0" w:color="000000"/>
            </w:tcBorders>
          </w:tcPr>
          <w:p w14:paraId="18EBBF81" w14:textId="77777777" w:rsidR="00E0507E" w:rsidRDefault="00303CAA">
            <w:pPr>
              <w:spacing w:after="0" w:line="240" w:lineRule="auto"/>
              <w:rPr>
                <w:color w:val="000000"/>
                <w:sz w:val="18"/>
                <w:szCs w:val="18"/>
              </w:rPr>
            </w:pPr>
            <w:r>
              <w:t>Sección A — El dataset de hoy: World Happiness Report 2019. Los estudiantes exploran con .head() e .info() un dataset real de 156 países × 10 columnas (incluye el ranking, el país, el puntaje de felicidad y las seis variables de la apertura: PBI per cápita, apoyo social, esperanza de vida saludable, libertad, generosidad y percepción de corrupción), sin valores faltantes. Reconocen la estructura de la tabla y ubican las columnas antes de calcular nada.</w:t>
            </w:r>
          </w:p>
        </w:tc>
        <w:tc>
          <w:tcPr>
            <w:tcW w:w="376" w:type="dxa"/>
            <w:vMerge/>
            <w:tcBorders>
              <w:top w:val="nil"/>
              <w:left w:val="single" w:sz="4" w:space="0" w:color="000000"/>
              <w:bottom w:val="single" w:sz="4" w:space="0" w:color="000000"/>
              <w:right w:val="single" w:sz="4" w:space="0" w:color="000000"/>
            </w:tcBorders>
            <w:vAlign w:val="center"/>
          </w:tcPr>
          <w:p w14:paraId="271E675F" w14:textId="77777777" w:rsidR="00E0507E" w:rsidRDefault="00E0507E">
            <w:pPr>
              <w:widowControl w:val="0"/>
              <w:pBdr>
                <w:top w:val="nil"/>
                <w:left w:val="nil"/>
                <w:bottom w:val="nil"/>
                <w:right w:val="nil"/>
                <w:between w:val="nil"/>
              </w:pBdr>
              <w:spacing w:after="0" w:line="276" w:lineRule="auto"/>
              <w:rPr>
                <w:color w:val="000000"/>
                <w:sz w:val="18"/>
                <w:szCs w:val="18"/>
              </w:rPr>
            </w:pPr>
          </w:p>
        </w:tc>
        <w:tc>
          <w:tcPr>
            <w:tcW w:w="496" w:type="dxa"/>
            <w:tcBorders>
              <w:top w:val="nil"/>
              <w:left w:val="nil"/>
              <w:bottom w:val="nil"/>
              <w:right w:val="nil"/>
            </w:tcBorders>
            <w:vAlign w:val="bottom"/>
          </w:tcPr>
          <w:p w14:paraId="54706121" w14:textId="77777777" w:rsidR="00E0507E" w:rsidRDefault="00E0507E">
            <w:pPr>
              <w:spacing w:after="0" w:line="240" w:lineRule="auto"/>
              <w:rPr>
                <w:color w:val="000000"/>
                <w:sz w:val="18"/>
                <w:szCs w:val="18"/>
              </w:rPr>
            </w:pPr>
          </w:p>
        </w:tc>
      </w:tr>
      <w:tr w:rsidR="00E0507E" w14:paraId="1EDCBDC2" w14:textId="77777777">
        <w:trPr>
          <w:trHeight w:val="990"/>
        </w:trPr>
        <w:tc>
          <w:tcPr>
            <w:tcW w:w="800" w:type="dxa"/>
            <w:tcBorders>
              <w:top w:val="nil"/>
              <w:left w:val="nil"/>
              <w:bottom w:val="nil"/>
              <w:right w:val="nil"/>
            </w:tcBorders>
            <w:vAlign w:val="bottom"/>
          </w:tcPr>
          <w:p w14:paraId="3B89B18E" w14:textId="77777777" w:rsidR="00E0507E" w:rsidRDefault="00E0507E">
            <w:pPr>
              <w:spacing w:after="0" w:line="240" w:lineRule="auto"/>
              <w:rPr>
                <w:rFonts w:ascii="Times New Roman" w:eastAsia="Times New Roman" w:hAnsi="Times New Roman" w:cs="Times New Roman"/>
                <w:sz w:val="20"/>
                <w:szCs w:val="20"/>
              </w:rPr>
            </w:pPr>
          </w:p>
        </w:tc>
        <w:tc>
          <w:tcPr>
            <w:tcW w:w="570" w:type="dxa"/>
            <w:vMerge/>
            <w:tcBorders>
              <w:top w:val="single" w:sz="4" w:space="0" w:color="000000"/>
              <w:left w:val="single" w:sz="4" w:space="0" w:color="000000"/>
              <w:bottom w:val="single" w:sz="4" w:space="0" w:color="000000"/>
              <w:right w:val="single" w:sz="4" w:space="0" w:color="000000"/>
            </w:tcBorders>
            <w:shd w:val="clear" w:color="auto" w:fill="A8D08D"/>
            <w:vAlign w:val="center"/>
          </w:tcPr>
          <w:p w14:paraId="2C6D5B3F" w14:textId="77777777" w:rsidR="00E0507E" w:rsidRDefault="00E0507E">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277" w:type="dxa"/>
            <w:gridSpan w:val="4"/>
            <w:tcBorders>
              <w:top w:val="single" w:sz="4" w:space="0" w:color="000000"/>
              <w:left w:val="nil"/>
              <w:bottom w:val="single" w:sz="4" w:space="0" w:color="000000"/>
              <w:right w:val="single" w:sz="4" w:space="0" w:color="000000"/>
            </w:tcBorders>
            <w:vAlign w:val="center"/>
          </w:tcPr>
          <w:p w14:paraId="7A523E60" w14:textId="77777777" w:rsidR="00E0507E" w:rsidRDefault="00303CAA">
            <w:pPr>
              <w:spacing w:after="0" w:line="240" w:lineRule="auto"/>
              <w:rPr>
                <w:b/>
                <w:bCs/>
                <w:color w:val="000000"/>
                <w:sz w:val="20"/>
                <w:szCs w:val="20"/>
              </w:rPr>
            </w:pPr>
            <w:r>
              <w:rPr>
                <w:b/>
                <w:bCs/>
                <w:color w:val="000000"/>
                <w:sz w:val="20"/>
                <w:szCs w:val="20"/>
              </w:rPr>
              <w:t>TRANSFERENCIA A SITUACIONES NUEVAS</w:t>
            </w:r>
          </w:p>
        </w:tc>
        <w:tc>
          <w:tcPr>
            <w:tcW w:w="7586" w:type="dxa"/>
            <w:gridSpan w:val="15"/>
            <w:tcBorders>
              <w:top w:val="single" w:sz="4" w:space="0" w:color="000000"/>
              <w:left w:val="nil"/>
              <w:bottom w:val="single" w:sz="4" w:space="0" w:color="000000"/>
              <w:right w:val="single" w:sz="4" w:space="0" w:color="000000"/>
            </w:tcBorders>
          </w:tcPr>
          <w:p w14:paraId="402FD572" w14:textId="77777777" w:rsidR="00E0507E" w:rsidRDefault="00303CAA">
            <w:pPr>
              <w:spacing w:after="0" w:line="240" w:lineRule="auto"/>
              <w:rPr>
                <w:color w:val="000000"/>
                <w:sz w:val="18"/>
                <w:szCs w:val="18"/>
              </w:rPr>
            </w:pPr>
            <w:r>
              <w:t>Sección B — Primeras miradas: con un diagrama de dispersión de PBI per cápita vs. Puntaje de Felicidad, los estudiantes contrastan el patrón visual con su predicción inicial de la Motivación. Se retoma la pregunta del Conflicto Cognitivo: ¿esta relación visual significa que el dinero causa la felicidad? Se deja la respuesta abierta; se retoma con el cálculo formal de .corr() en el mini-proyecto de las Semanas 3-4.</w:t>
            </w:r>
          </w:p>
        </w:tc>
        <w:tc>
          <w:tcPr>
            <w:tcW w:w="376" w:type="dxa"/>
            <w:vMerge/>
            <w:tcBorders>
              <w:top w:val="nil"/>
              <w:left w:val="single" w:sz="4" w:space="0" w:color="000000"/>
              <w:bottom w:val="single" w:sz="4" w:space="0" w:color="000000"/>
              <w:right w:val="single" w:sz="4" w:space="0" w:color="000000"/>
            </w:tcBorders>
            <w:vAlign w:val="center"/>
          </w:tcPr>
          <w:p w14:paraId="061C57E6" w14:textId="77777777" w:rsidR="00E0507E" w:rsidRDefault="00E0507E">
            <w:pPr>
              <w:widowControl w:val="0"/>
              <w:pBdr>
                <w:top w:val="nil"/>
                <w:left w:val="nil"/>
                <w:bottom w:val="nil"/>
                <w:right w:val="nil"/>
                <w:between w:val="nil"/>
              </w:pBdr>
              <w:spacing w:after="0" w:line="276" w:lineRule="auto"/>
              <w:rPr>
                <w:color w:val="000000"/>
                <w:sz w:val="18"/>
                <w:szCs w:val="18"/>
              </w:rPr>
            </w:pPr>
          </w:p>
        </w:tc>
        <w:tc>
          <w:tcPr>
            <w:tcW w:w="496" w:type="dxa"/>
            <w:tcBorders>
              <w:top w:val="nil"/>
              <w:left w:val="nil"/>
              <w:bottom w:val="nil"/>
              <w:right w:val="nil"/>
            </w:tcBorders>
            <w:vAlign w:val="bottom"/>
          </w:tcPr>
          <w:p w14:paraId="0864D219" w14:textId="77777777" w:rsidR="00E0507E" w:rsidRDefault="00E0507E">
            <w:pPr>
              <w:spacing w:after="0" w:line="240" w:lineRule="auto"/>
              <w:rPr>
                <w:color w:val="000000"/>
                <w:sz w:val="18"/>
                <w:szCs w:val="18"/>
              </w:rPr>
            </w:pPr>
          </w:p>
        </w:tc>
      </w:tr>
      <w:tr w:rsidR="00E0507E" w14:paraId="5FB694E8" w14:textId="77777777">
        <w:trPr>
          <w:trHeight w:val="540"/>
        </w:trPr>
        <w:tc>
          <w:tcPr>
            <w:tcW w:w="800" w:type="dxa"/>
            <w:tcBorders>
              <w:top w:val="nil"/>
              <w:left w:val="nil"/>
              <w:bottom w:val="nil"/>
              <w:right w:val="nil"/>
            </w:tcBorders>
            <w:vAlign w:val="bottom"/>
          </w:tcPr>
          <w:p w14:paraId="1568898E" w14:textId="77777777" w:rsidR="00E0507E" w:rsidRDefault="00E0507E">
            <w:pPr>
              <w:spacing w:after="0" w:line="240" w:lineRule="auto"/>
              <w:rPr>
                <w:rFonts w:ascii="Times New Roman" w:eastAsia="Times New Roman" w:hAnsi="Times New Roman" w:cs="Times New Roman"/>
                <w:sz w:val="20"/>
                <w:szCs w:val="20"/>
              </w:rPr>
            </w:pPr>
          </w:p>
        </w:tc>
        <w:tc>
          <w:tcPr>
            <w:tcW w:w="570" w:type="dxa"/>
            <w:vMerge w:val="restart"/>
            <w:tcBorders>
              <w:top w:val="single" w:sz="4" w:space="0" w:color="000000"/>
              <w:left w:val="single" w:sz="4" w:space="0" w:color="000000"/>
              <w:bottom w:val="single" w:sz="4" w:space="0" w:color="000000"/>
              <w:right w:val="single" w:sz="4" w:space="0" w:color="000000"/>
            </w:tcBorders>
            <w:shd w:val="clear" w:color="auto" w:fill="A8D08D"/>
            <w:vAlign w:val="center"/>
          </w:tcPr>
          <w:p w14:paraId="6671CA66" w14:textId="77777777" w:rsidR="00E0507E" w:rsidRDefault="00303CAA">
            <w:pPr>
              <w:spacing w:after="0" w:line="240" w:lineRule="auto"/>
              <w:ind w:left="113" w:right="113"/>
              <w:jc w:val="center"/>
              <w:rPr>
                <w:b/>
                <w:bCs/>
                <w:color w:val="000000"/>
                <w:sz w:val="14"/>
                <w:szCs w:val="14"/>
              </w:rPr>
            </w:pPr>
            <w:r>
              <w:rPr>
                <w:b/>
                <w:bCs/>
                <w:color w:val="000000"/>
                <w:sz w:val="22"/>
                <w:szCs w:val="22"/>
              </w:rPr>
              <w:t>CIERRE</w:t>
            </w:r>
          </w:p>
        </w:tc>
        <w:tc>
          <w:tcPr>
            <w:tcW w:w="2277" w:type="dxa"/>
            <w:gridSpan w:val="4"/>
            <w:tcBorders>
              <w:top w:val="single" w:sz="4" w:space="0" w:color="000000"/>
              <w:left w:val="nil"/>
              <w:bottom w:val="single" w:sz="4" w:space="0" w:color="000000"/>
              <w:right w:val="single" w:sz="4" w:space="0" w:color="000000"/>
            </w:tcBorders>
            <w:vAlign w:val="center"/>
          </w:tcPr>
          <w:p w14:paraId="366EA5A3" w14:textId="77777777" w:rsidR="00E0507E" w:rsidRDefault="00303CAA">
            <w:pPr>
              <w:spacing w:after="0" w:line="240" w:lineRule="auto"/>
              <w:rPr>
                <w:b/>
                <w:bCs/>
                <w:color w:val="000000"/>
                <w:sz w:val="20"/>
                <w:szCs w:val="20"/>
              </w:rPr>
            </w:pPr>
            <w:r>
              <w:rPr>
                <w:b/>
                <w:bCs/>
                <w:color w:val="000000"/>
                <w:sz w:val="20"/>
                <w:szCs w:val="20"/>
              </w:rPr>
              <w:t>REFLEXIÓN</w:t>
            </w:r>
          </w:p>
        </w:tc>
        <w:tc>
          <w:tcPr>
            <w:tcW w:w="7586" w:type="dxa"/>
            <w:gridSpan w:val="15"/>
            <w:tcBorders>
              <w:top w:val="single" w:sz="4" w:space="0" w:color="000000"/>
              <w:left w:val="nil"/>
              <w:bottom w:val="single" w:sz="4" w:space="0" w:color="000000"/>
              <w:right w:val="single" w:sz="4" w:space="0" w:color="000000"/>
            </w:tcBorders>
          </w:tcPr>
          <w:p w14:paraId="4DD53E59" w14:textId="77777777" w:rsidR="00E0507E" w:rsidRDefault="00303CAA">
            <w:pPr>
              <w:spacing w:after="0" w:line="240" w:lineRule="auto"/>
              <w:rPr>
                <w:color w:val="000000"/>
                <w:sz w:val="18"/>
                <w:szCs w:val="18"/>
              </w:rPr>
            </w:pPr>
            <w:r>
              <w:t>Plenaria breve: cada estudiante contrasta su predicción inicial (Motivación) con lo observado en el diagrama de dispersión del PBI per cápita y el puntaje de felicidad, y explica en una oración qué le sorprendió o confirmó.</w:t>
            </w:r>
          </w:p>
        </w:tc>
        <w:tc>
          <w:tcPr>
            <w:tcW w:w="376" w:type="dxa"/>
            <w:vMerge w:val="restart"/>
            <w:tcBorders>
              <w:top w:val="nil"/>
              <w:left w:val="single" w:sz="4" w:space="0" w:color="000000"/>
              <w:bottom w:val="single" w:sz="4" w:space="0" w:color="000000"/>
              <w:right w:val="single" w:sz="4" w:space="0" w:color="000000"/>
            </w:tcBorders>
            <w:vAlign w:val="center"/>
          </w:tcPr>
          <w:sdt>
            <w:sdtPr>
              <w:tag w:val="goog_rdk_10"/>
              <w:id w:val="133024713"/>
            </w:sdtPr>
            <w:sdtEndPr/>
            <w:sdtContent>
              <w:p w14:paraId="08C5B7E6" w14:textId="77777777" w:rsidR="00E0507E" w:rsidRPr="00E0507E" w:rsidRDefault="00272360">
                <w:pPr>
                  <w:spacing w:after="0" w:line="240" w:lineRule="auto"/>
                  <w:rPr>
                    <w:rPrChange w:id="5" w:author="José Pérez Ortiz" w:date="2026-04-20T05:51:00Z">
                      <w:rPr>
                        <w:color w:val="000000"/>
                        <w:sz w:val="22"/>
                        <w:szCs w:val="22"/>
                      </w:rPr>
                    </w:rPrChange>
                  </w:rPr>
                  <w:pPrChange w:id="6" w:author="José Pérez Ortiz" w:date="2026-04-20T05:51:00Z">
                    <w:pPr>
                      <w:spacing w:after="0" w:line="240" w:lineRule="auto"/>
                      <w:jc w:val="center"/>
                    </w:pPr>
                  </w:pPrChange>
                </w:pPr>
                <w:sdt>
                  <w:sdtPr>
                    <w:tag w:val="goog_rdk_6"/>
                    <w:id w:val="945160748"/>
                  </w:sdtPr>
                  <w:sdtEndPr/>
                  <w:sdtContent>
                    <w:sdt>
                      <w:sdtPr>
                        <w:tag w:val="goog_rdk_7"/>
                        <w:id w:val="-2112615436"/>
                      </w:sdtPr>
                      <w:sdtEndPr/>
                      <w:sdtContent>
                        <w:ins w:id="7" w:author="José Pérez Ortiz" w:date="2026-04-20T05:51:00Z">
                          <w:r w:rsidR="00303CAA">
                            <w:rPr>
                              <w:sz w:val="22"/>
                              <w:szCs w:val="22"/>
                              <w:rPrChange w:id="8" w:author="José Pérez Ortiz" w:date="2026-04-20T05:51:00Z">
                                <w:rPr>
                                  <w:color w:val="000000"/>
                                  <w:sz w:val="18"/>
                                  <w:szCs w:val="18"/>
                                </w:rPr>
                              </w:rPrChange>
                            </w:rPr>
                            <w:t>5 min</w:t>
                          </w:r>
                        </w:ins>
                      </w:sdtContent>
                    </w:sdt>
                  </w:sdtContent>
                </w:sdt>
                <w:sdt>
                  <w:sdtPr>
                    <w:tag w:val="goog_rdk_8"/>
                    <w:id w:val="-378731745"/>
                  </w:sdtPr>
                  <w:sdtEndPr/>
                  <w:sdtContent>
                    <w:del w:id="9" w:author="José Pérez Ortiz" w:date="2026-04-20T05:51:00Z">
                      <w:r w:rsidR="00303CAA">
                        <w:rPr>
                          <w:color w:val="000000"/>
                          <w:sz w:val="22"/>
                          <w:szCs w:val="22"/>
                        </w:rPr>
                        <w:delText> </w:delText>
                      </w:r>
                    </w:del>
                  </w:sdtContent>
                </w:sdt>
                <w:sdt>
                  <w:sdtPr>
                    <w:tag w:val="goog_rdk_9"/>
                    <w:id w:val="-882742572"/>
                  </w:sdtPr>
                  <w:sdtEndPr/>
                  <w:sdtContent/>
                </w:sdt>
              </w:p>
            </w:sdtContent>
          </w:sdt>
        </w:tc>
        <w:tc>
          <w:tcPr>
            <w:tcW w:w="496" w:type="dxa"/>
            <w:tcBorders>
              <w:top w:val="nil"/>
              <w:left w:val="nil"/>
              <w:bottom w:val="nil"/>
              <w:right w:val="nil"/>
            </w:tcBorders>
            <w:vAlign w:val="bottom"/>
          </w:tcPr>
          <w:p w14:paraId="242CA4AF" w14:textId="77777777" w:rsidR="00E0507E" w:rsidRDefault="00E0507E">
            <w:pPr>
              <w:spacing w:after="0" w:line="240" w:lineRule="auto"/>
              <w:jc w:val="center"/>
              <w:rPr>
                <w:color w:val="000000"/>
                <w:sz w:val="22"/>
                <w:szCs w:val="22"/>
              </w:rPr>
            </w:pPr>
          </w:p>
        </w:tc>
      </w:tr>
      <w:tr w:rsidR="00E0507E" w14:paraId="4476B5BA" w14:textId="77777777">
        <w:trPr>
          <w:trHeight w:val="765"/>
        </w:trPr>
        <w:tc>
          <w:tcPr>
            <w:tcW w:w="800" w:type="dxa"/>
            <w:tcBorders>
              <w:top w:val="nil"/>
              <w:left w:val="nil"/>
              <w:bottom w:val="nil"/>
              <w:right w:val="nil"/>
            </w:tcBorders>
            <w:vAlign w:val="bottom"/>
          </w:tcPr>
          <w:p w14:paraId="7A7B5F1F" w14:textId="77777777" w:rsidR="00E0507E" w:rsidRDefault="00E0507E">
            <w:pPr>
              <w:spacing w:after="0" w:line="240" w:lineRule="auto"/>
              <w:rPr>
                <w:rFonts w:ascii="Times New Roman" w:eastAsia="Times New Roman" w:hAnsi="Times New Roman" w:cs="Times New Roman"/>
                <w:sz w:val="20"/>
                <w:szCs w:val="20"/>
              </w:rPr>
            </w:pPr>
          </w:p>
        </w:tc>
        <w:tc>
          <w:tcPr>
            <w:tcW w:w="570" w:type="dxa"/>
            <w:vMerge/>
            <w:tcBorders>
              <w:top w:val="single" w:sz="4" w:space="0" w:color="000000"/>
              <w:left w:val="single" w:sz="4" w:space="0" w:color="000000"/>
              <w:bottom w:val="single" w:sz="4" w:space="0" w:color="000000"/>
              <w:right w:val="single" w:sz="4" w:space="0" w:color="000000"/>
            </w:tcBorders>
            <w:shd w:val="clear" w:color="auto" w:fill="A8D08D"/>
            <w:vAlign w:val="center"/>
          </w:tcPr>
          <w:p w14:paraId="69FD161B" w14:textId="77777777" w:rsidR="00E0507E" w:rsidRDefault="00E0507E">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277" w:type="dxa"/>
            <w:gridSpan w:val="4"/>
            <w:tcBorders>
              <w:top w:val="single" w:sz="4" w:space="0" w:color="000000"/>
              <w:left w:val="nil"/>
              <w:bottom w:val="single" w:sz="4" w:space="0" w:color="000000"/>
              <w:right w:val="single" w:sz="4" w:space="0" w:color="000000"/>
            </w:tcBorders>
            <w:vAlign w:val="center"/>
          </w:tcPr>
          <w:p w14:paraId="2D45EEBD" w14:textId="77777777" w:rsidR="00E0507E" w:rsidRDefault="00303CAA">
            <w:pPr>
              <w:spacing w:after="0" w:line="240" w:lineRule="auto"/>
              <w:rPr>
                <w:b/>
                <w:bCs/>
                <w:color w:val="000000"/>
                <w:sz w:val="20"/>
                <w:szCs w:val="20"/>
              </w:rPr>
            </w:pPr>
            <w:r>
              <w:rPr>
                <w:b/>
                <w:bCs/>
                <w:color w:val="000000"/>
                <w:sz w:val="20"/>
                <w:szCs w:val="20"/>
              </w:rPr>
              <w:t>EXTENSIÓN</w:t>
            </w:r>
          </w:p>
        </w:tc>
        <w:tc>
          <w:tcPr>
            <w:tcW w:w="7586" w:type="dxa"/>
            <w:gridSpan w:val="15"/>
            <w:tcBorders>
              <w:top w:val="single" w:sz="4" w:space="0" w:color="000000"/>
              <w:left w:val="nil"/>
              <w:bottom w:val="single" w:sz="4" w:space="0" w:color="000000"/>
              <w:right w:val="single" w:sz="4" w:space="0" w:color="000000"/>
            </w:tcBorders>
          </w:tcPr>
          <w:p w14:paraId="6EE495D5" w14:textId="77777777" w:rsidR="00E0507E" w:rsidRDefault="00303CAA">
            <w:pPr>
              <w:spacing w:after="0" w:line="240" w:lineRule="auto"/>
              <w:rPr>
                <w:sz w:val="18"/>
                <w:szCs w:val="18"/>
              </w:rPr>
            </w:pPr>
            <w:r>
              <w:t>Elegir otra de las seis variables (apoyo social, esperanza de vida saludable, libertad, generosidad o percepción de corrupción) y predecir, antes de graficar, si su relación con la felicidad será más fuerte o más débil que la del PBI per cápita. Justificar por escrito.</w:t>
            </w:r>
          </w:p>
        </w:tc>
        <w:tc>
          <w:tcPr>
            <w:tcW w:w="376" w:type="dxa"/>
            <w:vMerge/>
            <w:tcBorders>
              <w:top w:val="nil"/>
              <w:left w:val="single" w:sz="4" w:space="0" w:color="000000"/>
              <w:bottom w:val="single" w:sz="4" w:space="0" w:color="000000"/>
              <w:right w:val="single" w:sz="4" w:space="0" w:color="000000"/>
            </w:tcBorders>
            <w:vAlign w:val="center"/>
          </w:tcPr>
          <w:p w14:paraId="2454BBEE" w14:textId="77777777" w:rsidR="00E0507E" w:rsidRDefault="00E0507E">
            <w:pPr>
              <w:widowControl w:val="0"/>
              <w:pBdr>
                <w:top w:val="nil"/>
                <w:left w:val="nil"/>
                <w:bottom w:val="nil"/>
                <w:right w:val="nil"/>
                <w:between w:val="nil"/>
              </w:pBdr>
              <w:spacing w:after="0" w:line="276" w:lineRule="auto"/>
              <w:rPr>
                <w:sz w:val="18"/>
                <w:szCs w:val="18"/>
              </w:rPr>
            </w:pPr>
          </w:p>
        </w:tc>
        <w:tc>
          <w:tcPr>
            <w:tcW w:w="496" w:type="dxa"/>
            <w:tcBorders>
              <w:top w:val="nil"/>
              <w:left w:val="nil"/>
              <w:bottom w:val="nil"/>
              <w:right w:val="nil"/>
            </w:tcBorders>
            <w:vAlign w:val="bottom"/>
          </w:tcPr>
          <w:p w14:paraId="61BA55B4" w14:textId="77777777" w:rsidR="00E0507E" w:rsidRDefault="00E0507E">
            <w:pPr>
              <w:spacing w:after="0" w:line="240" w:lineRule="auto"/>
              <w:rPr>
                <w:color w:val="000000"/>
                <w:sz w:val="18"/>
                <w:szCs w:val="18"/>
              </w:rPr>
            </w:pPr>
          </w:p>
        </w:tc>
      </w:tr>
      <w:tr w:rsidR="00E0507E" w14:paraId="7932033E" w14:textId="77777777">
        <w:trPr>
          <w:trHeight w:val="300"/>
        </w:trPr>
        <w:tc>
          <w:tcPr>
            <w:tcW w:w="800" w:type="dxa"/>
            <w:tcBorders>
              <w:top w:val="nil"/>
              <w:left w:val="nil"/>
              <w:bottom w:val="nil"/>
              <w:right w:val="nil"/>
            </w:tcBorders>
            <w:vAlign w:val="bottom"/>
          </w:tcPr>
          <w:p w14:paraId="19268A86" w14:textId="77777777" w:rsidR="00E0507E" w:rsidRDefault="00E0507E">
            <w:pPr>
              <w:spacing w:after="0" w:line="240" w:lineRule="auto"/>
              <w:rPr>
                <w:rFonts w:ascii="Times New Roman" w:eastAsia="Times New Roman" w:hAnsi="Times New Roman" w:cs="Times New Roman"/>
                <w:sz w:val="20"/>
                <w:szCs w:val="20"/>
              </w:rPr>
            </w:pPr>
          </w:p>
        </w:tc>
        <w:tc>
          <w:tcPr>
            <w:tcW w:w="10809" w:type="dxa"/>
            <w:gridSpan w:val="21"/>
            <w:tcBorders>
              <w:top w:val="single" w:sz="4" w:space="0" w:color="000000"/>
              <w:left w:val="nil"/>
              <w:bottom w:val="single" w:sz="4" w:space="0" w:color="000000"/>
              <w:right w:val="nil"/>
            </w:tcBorders>
            <w:vAlign w:val="center"/>
          </w:tcPr>
          <w:p w14:paraId="769CE402" w14:textId="77777777" w:rsidR="00E0507E" w:rsidRDefault="00303CAA">
            <w:pPr>
              <w:spacing w:after="0" w:line="240" w:lineRule="auto"/>
              <w:rPr>
                <w:b/>
                <w:bCs/>
                <w:color w:val="000000"/>
                <w:sz w:val="22"/>
                <w:szCs w:val="22"/>
              </w:rPr>
            </w:pPr>
            <w:r>
              <w:rPr>
                <w:rFonts w:ascii="Times New Roman" w:eastAsia="Times New Roman" w:hAnsi="Times New Roman" w:cs="Times New Roman"/>
                <w:b/>
                <w:bCs/>
                <w:color w:val="000000"/>
                <w:sz w:val="14"/>
                <w:szCs w:val="14"/>
              </w:rPr>
              <w:t xml:space="preserve"> </w:t>
            </w:r>
            <w:r>
              <w:rPr>
                <w:b/>
                <w:bCs/>
                <w:sz w:val="22"/>
                <w:szCs w:val="22"/>
              </w:rPr>
              <w:t>EVALUACIÓN</w:t>
            </w:r>
            <w:r>
              <w:rPr>
                <w:b/>
                <w:bCs/>
                <w:color w:val="000000"/>
                <w:sz w:val="22"/>
                <w:szCs w:val="22"/>
              </w:rPr>
              <w:t xml:space="preserve"> (FORMATIVA-SUMATIVA):</w:t>
            </w:r>
          </w:p>
        </w:tc>
        <w:tc>
          <w:tcPr>
            <w:tcW w:w="496" w:type="dxa"/>
            <w:tcBorders>
              <w:top w:val="nil"/>
              <w:left w:val="nil"/>
              <w:bottom w:val="nil"/>
              <w:right w:val="nil"/>
            </w:tcBorders>
            <w:vAlign w:val="bottom"/>
          </w:tcPr>
          <w:p w14:paraId="7BE41CCE" w14:textId="77777777" w:rsidR="00E0507E" w:rsidRDefault="00E0507E">
            <w:pPr>
              <w:spacing w:after="0" w:line="240" w:lineRule="auto"/>
              <w:rPr>
                <w:b/>
                <w:bCs/>
                <w:color w:val="000000"/>
                <w:sz w:val="22"/>
                <w:szCs w:val="22"/>
              </w:rPr>
            </w:pPr>
          </w:p>
        </w:tc>
      </w:tr>
      <w:tr w:rsidR="00E0507E" w14:paraId="7BF97EA3" w14:textId="77777777">
        <w:trPr>
          <w:trHeight w:val="300"/>
        </w:trPr>
        <w:tc>
          <w:tcPr>
            <w:tcW w:w="800" w:type="dxa"/>
            <w:tcBorders>
              <w:top w:val="nil"/>
              <w:left w:val="nil"/>
              <w:bottom w:val="nil"/>
              <w:right w:val="nil"/>
            </w:tcBorders>
            <w:vAlign w:val="bottom"/>
          </w:tcPr>
          <w:p w14:paraId="0EB35DD5" w14:textId="77777777" w:rsidR="00E0507E" w:rsidRDefault="00E0507E">
            <w:pPr>
              <w:spacing w:after="0" w:line="240" w:lineRule="auto"/>
              <w:rPr>
                <w:rFonts w:ascii="Times New Roman" w:eastAsia="Times New Roman" w:hAnsi="Times New Roman" w:cs="Times New Roman"/>
                <w:sz w:val="20"/>
                <w:szCs w:val="20"/>
              </w:rPr>
            </w:pPr>
          </w:p>
        </w:tc>
        <w:tc>
          <w:tcPr>
            <w:tcW w:w="5969" w:type="dxa"/>
            <w:gridSpan w:val="11"/>
            <w:tcBorders>
              <w:top w:val="single" w:sz="4" w:space="0" w:color="000000"/>
              <w:left w:val="single" w:sz="4" w:space="0" w:color="000000"/>
              <w:bottom w:val="single" w:sz="4" w:space="0" w:color="000000"/>
              <w:right w:val="single" w:sz="4" w:space="0" w:color="000000"/>
            </w:tcBorders>
            <w:shd w:val="clear" w:color="auto" w:fill="92D050"/>
            <w:vAlign w:val="bottom"/>
          </w:tcPr>
          <w:p w14:paraId="1223750C" w14:textId="77777777" w:rsidR="00E0507E" w:rsidRDefault="00303CAA">
            <w:pPr>
              <w:spacing w:after="0" w:line="240" w:lineRule="auto"/>
              <w:jc w:val="center"/>
              <w:rPr>
                <w:b/>
                <w:bCs/>
                <w:color w:val="000000"/>
                <w:sz w:val="22"/>
                <w:szCs w:val="22"/>
              </w:rPr>
            </w:pPr>
            <w:r>
              <w:rPr>
                <w:b/>
                <w:bCs/>
                <w:color w:val="000000"/>
                <w:sz w:val="22"/>
                <w:szCs w:val="22"/>
              </w:rPr>
              <w:t xml:space="preserve">CRITERIOS DE </w:t>
            </w:r>
            <w:r>
              <w:rPr>
                <w:b/>
                <w:bCs/>
                <w:sz w:val="22"/>
                <w:szCs w:val="22"/>
              </w:rPr>
              <w:t>EVALUACIÓN</w:t>
            </w:r>
          </w:p>
        </w:tc>
        <w:tc>
          <w:tcPr>
            <w:tcW w:w="4840" w:type="dxa"/>
            <w:gridSpan w:val="10"/>
            <w:tcBorders>
              <w:top w:val="single" w:sz="4" w:space="0" w:color="000000"/>
              <w:left w:val="nil"/>
              <w:bottom w:val="single" w:sz="4" w:space="0" w:color="000000"/>
              <w:right w:val="single" w:sz="4" w:space="0" w:color="000000"/>
            </w:tcBorders>
            <w:shd w:val="clear" w:color="auto" w:fill="92D050"/>
            <w:vAlign w:val="bottom"/>
          </w:tcPr>
          <w:p w14:paraId="754DF777" w14:textId="77777777" w:rsidR="00E0507E" w:rsidRDefault="00303CAA">
            <w:pPr>
              <w:spacing w:after="0" w:line="240" w:lineRule="auto"/>
              <w:jc w:val="center"/>
              <w:rPr>
                <w:b/>
                <w:bCs/>
                <w:color w:val="000000"/>
                <w:sz w:val="22"/>
                <w:szCs w:val="22"/>
              </w:rPr>
            </w:pPr>
            <w:r>
              <w:rPr>
                <w:b/>
                <w:bCs/>
                <w:color w:val="000000"/>
                <w:sz w:val="22"/>
                <w:szCs w:val="22"/>
              </w:rPr>
              <w:t>EVIDENCIA</w:t>
            </w:r>
          </w:p>
        </w:tc>
        <w:tc>
          <w:tcPr>
            <w:tcW w:w="496" w:type="dxa"/>
            <w:tcBorders>
              <w:top w:val="nil"/>
              <w:left w:val="nil"/>
              <w:bottom w:val="nil"/>
              <w:right w:val="nil"/>
            </w:tcBorders>
            <w:vAlign w:val="bottom"/>
          </w:tcPr>
          <w:p w14:paraId="4B1B9394" w14:textId="77777777" w:rsidR="00E0507E" w:rsidRDefault="00E0507E">
            <w:pPr>
              <w:spacing w:after="0" w:line="240" w:lineRule="auto"/>
              <w:jc w:val="center"/>
              <w:rPr>
                <w:b/>
                <w:bCs/>
                <w:color w:val="000000"/>
                <w:sz w:val="22"/>
                <w:szCs w:val="22"/>
              </w:rPr>
            </w:pPr>
          </w:p>
        </w:tc>
      </w:tr>
      <w:tr w:rsidR="00E0507E" w14:paraId="5E22A2AA" w14:textId="77777777">
        <w:trPr>
          <w:trHeight w:val="1658"/>
        </w:trPr>
        <w:tc>
          <w:tcPr>
            <w:tcW w:w="800" w:type="dxa"/>
            <w:tcBorders>
              <w:top w:val="nil"/>
              <w:left w:val="nil"/>
              <w:bottom w:val="nil"/>
              <w:right w:val="nil"/>
            </w:tcBorders>
            <w:vAlign w:val="bottom"/>
          </w:tcPr>
          <w:p w14:paraId="2D7C264E" w14:textId="77777777" w:rsidR="00E0507E" w:rsidRDefault="00E0507E">
            <w:pPr>
              <w:spacing w:after="0" w:line="240" w:lineRule="auto"/>
              <w:rPr>
                <w:rFonts w:ascii="Times New Roman" w:eastAsia="Times New Roman" w:hAnsi="Times New Roman" w:cs="Times New Roman"/>
                <w:sz w:val="20"/>
                <w:szCs w:val="20"/>
              </w:rPr>
            </w:pPr>
          </w:p>
        </w:tc>
        <w:tc>
          <w:tcPr>
            <w:tcW w:w="5969" w:type="dxa"/>
            <w:gridSpan w:val="11"/>
            <w:tcBorders>
              <w:top w:val="single" w:sz="4" w:space="0" w:color="000000"/>
              <w:left w:val="single" w:sz="4" w:space="0" w:color="000000"/>
              <w:bottom w:val="single" w:sz="4" w:space="0" w:color="000000"/>
              <w:right w:val="single" w:sz="4" w:space="0" w:color="000000"/>
            </w:tcBorders>
            <w:vAlign w:val="center"/>
          </w:tcPr>
          <w:p w14:paraId="0ED6582E" w14:textId="77777777" w:rsidR="00E0507E" w:rsidRDefault="00303CAA">
            <w:pPr>
              <w:spacing w:after="0" w:line="240" w:lineRule="auto"/>
              <w:jc w:val="center"/>
              <w:rPr>
                <w:sz w:val="18"/>
                <w:szCs w:val="18"/>
              </w:rPr>
            </w:pPr>
            <w:r>
              <w:t>Formativa: respuestas correctas en check_t3, check_t4 (definición de diagrama de dispersión y de correlación, rango -1 a 1, dirección vs. fuerza, advertencia de linealidad y de correlación≠causalidad) y en el mini-ejercicio de reconocimiento del dataset World Happiness Report 2019 (.head(), .info()). Sumativa: predicción escrita y justificada de qué variable tendrá mayor o menor correlación con la felicidad, evaluada por rúbrica de coherencia argumentativa.</w:t>
            </w:r>
          </w:p>
        </w:tc>
        <w:tc>
          <w:tcPr>
            <w:tcW w:w="4840" w:type="dxa"/>
            <w:gridSpan w:val="10"/>
            <w:tcBorders>
              <w:top w:val="single" w:sz="4" w:space="0" w:color="000000"/>
              <w:left w:val="nil"/>
              <w:bottom w:val="single" w:sz="4" w:space="0" w:color="000000"/>
              <w:right w:val="single" w:sz="4" w:space="0" w:color="000000"/>
            </w:tcBorders>
            <w:vAlign w:val="center"/>
          </w:tcPr>
          <w:p w14:paraId="5E571C7A" w14:textId="32444382" w:rsidR="00E0507E" w:rsidRDefault="00303CAA">
            <w:pPr>
              <w:spacing w:after="0" w:line="240" w:lineRule="auto"/>
              <w:jc w:val="center"/>
              <w:rPr>
                <w:color w:val="000000"/>
                <w:sz w:val="18"/>
                <w:szCs w:val="18"/>
              </w:rPr>
            </w:pPr>
            <w:r>
              <w:t>Evidencia entregable: Notebook de Correlación  sobre el dataset World Happiness Report 2019, checks check_t3/check_t4 completados, ranking inicial de predicción y respuesta escrita de extensión.</w:t>
            </w:r>
          </w:p>
        </w:tc>
        <w:tc>
          <w:tcPr>
            <w:tcW w:w="496" w:type="dxa"/>
            <w:tcBorders>
              <w:top w:val="nil"/>
              <w:left w:val="nil"/>
              <w:bottom w:val="nil"/>
              <w:right w:val="nil"/>
            </w:tcBorders>
            <w:vAlign w:val="bottom"/>
          </w:tcPr>
          <w:p w14:paraId="4EEC666F" w14:textId="77777777" w:rsidR="00E0507E" w:rsidRDefault="00E0507E">
            <w:pPr>
              <w:spacing w:after="0" w:line="240" w:lineRule="auto"/>
              <w:jc w:val="center"/>
              <w:rPr>
                <w:color w:val="000000"/>
                <w:sz w:val="18"/>
                <w:szCs w:val="18"/>
              </w:rPr>
            </w:pPr>
          </w:p>
        </w:tc>
      </w:tr>
      <w:tr w:rsidR="00E0507E" w14:paraId="21D11AA7" w14:textId="77777777">
        <w:trPr>
          <w:trHeight w:val="300"/>
        </w:trPr>
        <w:tc>
          <w:tcPr>
            <w:tcW w:w="800" w:type="dxa"/>
            <w:tcBorders>
              <w:top w:val="nil"/>
              <w:left w:val="nil"/>
              <w:bottom w:val="nil"/>
              <w:right w:val="nil"/>
            </w:tcBorders>
            <w:vAlign w:val="bottom"/>
          </w:tcPr>
          <w:p w14:paraId="71C734A3" w14:textId="77777777" w:rsidR="00E0507E" w:rsidRDefault="00E0507E">
            <w:pPr>
              <w:spacing w:after="0" w:line="240" w:lineRule="auto"/>
              <w:rPr>
                <w:rFonts w:ascii="Times New Roman" w:eastAsia="Times New Roman" w:hAnsi="Times New Roman" w:cs="Times New Roman"/>
                <w:sz w:val="20"/>
                <w:szCs w:val="20"/>
              </w:rPr>
            </w:pPr>
          </w:p>
        </w:tc>
        <w:tc>
          <w:tcPr>
            <w:tcW w:w="10809" w:type="dxa"/>
            <w:gridSpan w:val="21"/>
            <w:tcBorders>
              <w:top w:val="nil"/>
              <w:left w:val="nil"/>
              <w:bottom w:val="single" w:sz="4" w:space="0" w:color="000000"/>
              <w:right w:val="nil"/>
            </w:tcBorders>
            <w:vAlign w:val="center"/>
          </w:tcPr>
          <w:p w14:paraId="023B4C1A" w14:textId="77777777" w:rsidR="00E0507E" w:rsidRDefault="00303CAA">
            <w:pPr>
              <w:spacing w:after="0" w:line="240" w:lineRule="auto"/>
              <w:rPr>
                <w:b/>
                <w:bCs/>
                <w:color w:val="000000"/>
                <w:sz w:val="22"/>
                <w:szCs w:val="22"/>
              </w:rPr>
            </w:pPr>
            <w:r>
              <w:rPr>
                <w:b/>
                <w:bCs/>
                <w:color w:val="000000"/>
                <w:sz w:val="22"/>
                <w:szCs w:val="22"/>
              </w:rPr>
              <w:t>EVALUACIÓN CRÍTICA REFLEXIVA DE LA SESIÓN:</w:t>
            </w:r>
          </w:p>
        </w:tc>
        <w:tc>
          <w:tcPr>
            <w:tcW w:w="496" w:type="dxa"/>
            <w:tcBorders>
              <w:top w:val="nil"/>
              <w:left w:val="nil"/>
              <w:bottom w:val="nil"/>
              <w:right w:val="nil"/>
            </w:tcBorders>
            <w:vAlign w:val="bottom"/>
          </w:tcPr>
          <w:p w14:paraId="37E330BA" w14:textId="77777777" w:rsidR="00E0507E" w:rsidRDefault="00E0507E">
            <w:pPr>
              <w:spacing w:after="0" w:line="240" w:lineRule="auto"/>
              <w:rPr>
                <w:b/>
                <w:bCs/>
                <w:color w:val="000000"/>
                <w:sz w:val="22"/>
                <w:szCs w:val="22"/>
              </w:rPr>
            </w:pPr>
          </w:p>
        </w:tc>
      </w:tr>
      <w:tr w:rsidR="00E0507E" w14:paraId="396911A1" w14:textId="77777777">
        <w:trPr>
          <w:trHeight w:val="300"/>
        </w:trPr>
        <w:tc>
          <w:tcPr>
            <w:tcW w:w="800" w:type="dxa"/>
            <w:tcBorders>
              <w:top w:val="nil"/>
              <w:left w:val="nil"/>
              <w:bottom w:val="nil"/>
              <w:right w:val="nil"/>
            </w:tcBorders>
            <w:vAlign w:val="bottom"/>
          </w:tcPr>
          <w:p w14:paraId="6DF8434B" w14:textId="77777777" w:rsidR="00E0507E" w:rsidRDefault="00E0507E">
            <w:pPr>
              <w:spacing w:after="0" w:line="240" w:lineRule="auto"/>
              <w:rPr>
                <w:rFonts w:ascii="Times New Roman" w:eastAsia="Times New Roman" w:hAnsi="Times New Roman" w:cs="Times New Roman"/>
                <w:sz w:val="20"/>
                <w:szCs w:val="20"/>
              </w:rPr>
            </w:pPr>
          </w:p>
        </w:tc>
        <w:tc>
          <w:tcPr>
            <w:tcW w:w="3985" w:type="dxa"/>
            <w:gridSpan w:val="7"/>
            <w:tcBorders>
              <w:top w:val="single" w:sz="4" w:space="0" w:color="000000"/>
              <w:left w:val="single" w:sz="4" w:space="0" w:color="000000"/>
              <w:bottom w:val="single" w:sz="4" w:space="0" w:color="000000"/>
              <w:right w:val="single" w:sz="4" w:space="0" w:color="000000"/>
            </w:tcBorders>
            <w:shd w:val="clear" w:color="auto" w:fill="92D050"/>
            <w:vAlign w:val="bottom"/>
          </w:tcPr>
          <w:p w14:paraId="683A9126" w14:textId="77777777" w:rsidR="00E0507E" w:rsidRDefault="00303CAA">
            <w:pPr>
              <w:spacing w:after="0" w:line="240" w:lineRule="auto"/>
              <w:jc w:val="center"/>
              <w:rPr>
                <w:b/>
                <w:bCs/>
                <w:color w:val="000000"/>
                <w:sz w:val="22"/>
                <w:szCs w:val="22"/>
              </w:rPr>
            </w:pPr>
            <w:r>
              <w:rPr>
                <w:b/>
                <w:bCs/>
                <w:color w:val="000000"/>
                <w:sz w:val="22"/>
                <w:szCs w:val="22"/>
              </w:rPr>
              <w:t>REFLEXION DE LA SESION</w:t>
            </w:r>
          </w:p>
        </w:tc>
        <w:tc>
          <w:tcPr>
            <w:tcW w:w="3472" w:type="dxa"/>
            <w:gridSpan w:val="7"/>
            <w:tcBorders>
              <w:top w:val="single" w:sz="4" w:space="0" w:color="000000"/>
              <w:left w:val="nil"/>
              <w:bottom w:val="single" w:sz="4" w:space="0" w:color="000000"/>
              <w:right w:val="single" w:sz="4" w:space="0" w:color="000000"/>
            </w:tcBorders>
            <w:shd w:val="clear" w:color="auto" w:fill="92D050"/>
            <w:vAlign w:val="bottom"/>
          </w:tcPr>
          <w:p w14:paraId="29DF5737" w14:textId="77777777" w:rsidR="00E0507E" w:rsidRDefault="00303CAA">
            <w:pPr>
              <w:spacing w:after="0" w:line="240" w:lineRule="auto"/>
              <w:jc w:val="center"/>
              <w:rPr>
                <w:b/>
                <w:bCs/>
                <w:color w:val="000000"/>
                <w:sz w:val="22"/>
                <w:szCs w:val="22"/>
              </w:rPr>
            </w:pPr>
            <w:r>
              <w:rPr>
                <w:b/>
                <w:bCs/>
                <w:color w:val="000000"/>
                <w:sz w:val="22"/>
                <w:szCs w:val="22"/>
              </w:rPr>
              <w:t>CAUSAS</w:t>
            </w:r>
          </w:p>
        </w:tc>
        <w:tc>
          <w:tcPr>
            <w:tcW w:w="3352" w:type="dxa"/>
            <w:gridSpan w:val="7"/>
            <w:tcBorders>
              <w:top w:val="single" w:sz="4" w:space="0" w:color="000000"/>
              <w:left w:val="nil"/>
              <w:bottom w:val="single" w:sz="4" w:space="0" w:color="000000"/>
              <w:right w:val="single" w:sz="4" w:space="0" w:color="000000"/>
            </w:tcBorders>
            <w:shd w:val="clear" w:color="auto" w:fill="92D050"/>
            <w:vAlign w:val="bottom"/>
          </w:tcPr>
          <w:p w14:paraId="7821AED8" w14:textId="77777777" w:rsidR="00E0507E" w:rsidRDefault="00303CAA">
            <w:pPr>
              <w:spacing w:after="0" w:line="240" w:lineRule="auto"/>
              <w:jc w:val="center"/>
              <w:rPr>
                <w:b/>
                <w:bCs/>
                <w:color w:val="000000"/>
                <w:sz w:val="22"/>
                <w:szCs w:val="22"/>
              </w:rPr>
            </w:pPr>
            <w:r>
              <w:rPr>
                <w:b/>
                <w:bCs/>
                <w:color w:val="000000"/>
                <w:sz w:val="22"/>
                <w:szCs w:val="22"/>
              </w:rPr>
              <w:t>ACCIONES DE MEJORA</w:t>
            </w:r>
          </w:p>
        </w:tc>
        <w:tc>
          <w:tcPr>
            <w:tcW w:w="496" w:type="dxa"/>
            <w:tcBorders>
              <w:top w:val="nil"/>
              <w:left w:val="nil"/>
              <w:bottom w:val="nil"/>
              <w:right w:val="nil"/>
            </w:tcBorders>
            <w:vAlign w:val="bottom"/>
          </w:tcPr>
          <w:p w14:paraId="3F3D9AD1" w14:textId="77777777" w:rsidR="00E0507E" w:rsidRDefault="00E0507E">
            <w:pPr>
              <w:spacing w:after="0" w:line="240" w:lineRule="auto"/>
              <w:jc w:val="center"/>
              <w:rPr>
                <w:b/>
                <w:bCs/>
                <w:color w:val="000000"/>
                <w:sz w:val="22"/>
                <w:szCs w:val="22"/>
              </w:rPr>
            </w:pPr>
          </w:p>
        </w:tc>
      </w:tr>
      <w:tr w:rsidR="00E0507E" w14:paraId="72F8975D" w14:textId="77777777">
        <w:trPr>
          <w:trHeight w:val="465"/>
        </w:trPr>
        <w:tc>
          <w:tcPr>
            <w:tcW w:w="800" w:type="dxa"/>
            <w:tcBorders>
              <w:top w:val="nil"/>
              <w:left w:val="nil"/>
              <w:bottom w:val="nil"/>
              <w:right w:val="nil"/>
            </w:tcBorders>
            <w:vAlign w:val="bottom"/>
          </w:tcPr>
          <w:p w14:paraId="0ED60ED4" w14:textId="77777777" w:rsidR="00E0507E" w:rsidRDefault="00E0507E">
            <w:pPr>
              <w:spacing w:after="0" w:line="240" w:lineRule="auto"/>
              <w:rPr>
                <w:rFonts w:ascii="Times New Roman" w:eastAsia="Times New Roman" w:hAnsi="Times New Roman" w:cs="Times New Roman"/>
                <w:sz w:val="20"/>
                <w:szCs w:val="20"/>
              </w:rPr>
            </w:pPr>
          </w:p>
        </w:tc>
        <w:tc>
          <w:tcPr>
            <w:tcW w:w="3985" w:type="dxa"/>
            <w:gridSpan w:val="7"/>
            <w:tcBorders>
              <w:top w:val="single" w:sz="4" w:space="0" w:color="000000"/>
              <w:left w:val="single" w:sz="4" w:space="0" w:color="000000"/>
              <w:bottom w:val="single" w:sz="4" w:space="0" w:color="000000"/>
              <w:right w:val="single" w:sz="4" w:space="0" w:color="000000"/>
            </w:tcBorders>
            <w:vAlign w:val="bottom"/>
          </w:tcPr>
          <w:p w14:paraId="45039D7A" w14:textId="77777777" w:rsidR="00E0507E" w:rsidRDefault="00303CAA">
            <w:pPr>
              <w:spacing w:after="0" w:line="240" w:lineRule="auto"/>
              <w:jc w:val="center"/>
              <w:rPr>
                <w:color w:val="000000"/>
                <w:sz w:val="22"/>
                <w:szCs w:val="22"/>
              </w:rPr>
            </w:pPr>
            <w:r>
              <w:rPr>
                <w:color w:val="000000"/>
                <w:sz w:val="22"/>
                <w:szCs w:val="22"/>
              </w:rPr>
              <w:t> </w:t>
            </w:r>
          </w:p>
        </w:tc>
        <w:tc>
          <w:tcPr>
            <w:tcW w:w="3472" w:type="dxa"/>
            <w:gridSpan w:val="7"/>
            <w:tcBorders>
              <w:top w:val="single" w:sz="4" w:space="0" w:color="000000"/>
              <w:left w:val="nil"/>
              <w:bottom w:val="single" w:sz="4" w:space="0" w:color="000000"/>
              <w:right w:val="single" w:sz="4" w:space="0" w:color="000000"/>
            </w:tcBorders>
            <w:vAlign w:val="bottom"/>
          </w:tcPr>
          <w:p w14:paraId="36BD2F95" w14:textId="77777777" w:rsidR="00E0507E" w:rsidRDefault="00303CAA">
            <w:pPr>
              <w:spacing w:after="0" w:line="240" w:lineRule="auto"/>
              <w:jc w:val="center"/>
              <w:rPr>
                <w:color w:val="000000"/>
                <w:sz w:val="22"/>
                <w:szCs w:val="22"/>
              </w:rPr>
            </w:pPr>
            <w:r>
              <w:rPr>
                <w:color w:val="000000"/>
                <w:sz w:val="22"/>
                <w:szCs w:val="22"/>
              </w:rPr>
              <w:t> </w:t>
            </w:r>
          </w:p>
        </w:tc>
        <w:tc>
          <w:tcPr>
            <w:tcW w:w="3352" w:type="dxa"/>
            <w:gridSpan w:val="7"/>
            <w:tcBorders>
              <w:top w:val="single" w:sz="4" w:space="0" w:color="000000"/>
              <w:left w:val="nil"/>
              <w:bottom w:val="single" w:sz="4" w:space="0" w:color="000000"/>
              <w:right w:val="single" w:sz="4" w:space="0" w:color="000000"/>
            </w:tcBorders>
            <w:vAlign w:val="bottom"/>
          </w:tcPr>
          <w:p w14:paraId="12D72DF0" w14:textId="77777777" w:rsidR="00E0507E" w:rsidRDefault="00303CAA">
            <w:pPr>
              <w:spacing w:after="0" w:line="240" w:lineRule="auto"/>
              <w:jc w:val="center"/>
              <w:rPr>
                <w:color w:val="000000"/>
                <w:sz w:val="22"/>
                <w:szCs w:val="22"/>
              </w:rPr>
            </w:pPr>
            <w:r>
              <w:rPr>
                <w:color w:val="000000"/>
                <w:sz w:val="22"/>
                <w:szCs w:val="22"/>
              </w:rPr>
              <w:t> </w:t>
            </w:r>
          </w:p>
        </w:tc>
        <w:tc>
          <w:tcPr>
            <w:tcW w:w="496" w:type="dxa"/>
            <w:tcBorders>
              <w:top w:val="nil"/>
              <w:left w:val="nil"/>
              <w:bottom w:val="nil"/>
              <w:right w:val="nil"/>
            </w:tcBorders>
            <w:vAlign w:val="bottom"/>
          </w:tcPr>
          <w:p w14:paraId="640A1C9D" w14:textId="77777777" w:rsidR="00E0507E" w:rsidRDefault="00E0507E">
            <w:pPr>
              <w:spacing w:after="0" w:line="240" w:lineRule="auto"/>
              <w:jc w:val="center"/>
              <w:rPr>
                <w:color w:val="000000"/>
                <w:sz w:val="22"/>
                <w:szCs w:val="22"/>
              </w:rPr>
            </w:pPr>
          </w:p>
        </w:tc>
      </w:tr>
      <w:tr w:rsidR="00E0507E" w14:paraId="0417B375" w14:textId="77777777">
        <w:trPr>
          <w:trHeight w:val="285"/>
        </w:trPr>
        <w:tc>
          <w:tcPr>
            <w:tcW w:w="800" w:type="dxa"/>
            <w:tcBorders>
              <w:top w:val="nil"/>
              <w:left w:val="nil"/>
              <w:bottom w:val="nil"/>
              <w:right w:val="nil"/>
            </w:tcBorders>
            <w:vAlign w:val="bottom"/>
          </w:tcPr>
          <w:p w14:paraId="45D3ACF1" w14:textId="77777777" w:rsidR="00E0507E" w:rsidRDefault="00E0507E">
            <w:pPr>
              <w:spacing w:after="0" w:line="240" w:lineRule="auto"/>
              <w:rPr>
                <w:rFonts w:ascii="Times New Roman" w:eastAsia="Times New Roman" w:hAnsi="Times New Roman" w:cs="Times New Roman"/>
                <w:sz w:val="20"/>
                <w:szCs w:val="20"/>
              </w:rPr>
            </w:pPr>
          </w:p>
        </w:tc>
        <w:tc>
          <w:tcPr>
            <w:tcW w:w="570" w:type="dxa"/>
            <w:tcBorders>
              <w:top w:val="nil"/>
              <w:left w:val="nil"/>
              <w:bottom w:val="nil"/>
              <w:right w:val="nil"/>
            </w:tcBorders>
            <w:vAlign w:val="bottom"/>
          </w:tcPr>
          <w:p w14:paraId="649E7197" w14:textId="77777777" w:rsidR="00E0507E" w:rsidRDefault="00E0507E">
            <w:pPr>
              <w:spacing w:after="0" w:line="240" w:lineRule="auto"/>
              <w:rPr>
                <w:rFonts w:ascii="Times New Roman" w:eastAsia="Times New Roman" w:hAnsi="Times New Roman" w:cs="Times New Roman"/>
                <w:sz w:val="20"/>
                <w:szCs w:val="20"/>
              </w:rPr>
            </w:pPr>
          </w:p>
        </w:tc>
        <w:tc>
          <w:tcPr>
            <w:tcW w:w="570" w:type="dxa"/>
            <w:tcBorders>
              <w:top w:val="nil"/>
              <w:left w:val="nil"/>
              <w:bottom w:val="nil"/>
              <w:right w:val="nil"/>
            </w:tcBorders>
            <w:vAlign w:val="bottom"/>
          </w:tcPr>
          <w:p w14:paraId="2D78981B" w14:textId="77777777" w:rsidR="00E0507E" w:rsidRDefault="00E0507E">
            <w:pPr>
              <w:spacing w:after="0" w:line="240" w:lineRule="auto"/>
              <w:rPr>
                <w:rFonts w:ascii="Times New Roman" w:eastAsia="Times New Roman" w:hAnsi="Times New Roman" w:cs="Times New Roman"/>
                <w:sz w:val="20"/>
                <w:szCs w:val="20"/>
              </w:rPr>
            </w:pPr>
          </w:p>
        </w:tc>
        <w:tc>
          <w:tcPr>
            <w:tcW w:w="569" w:type="dxa"/>
            <w:tcBorders>
              <w:top w:val="nil"/>
              <w:left w:val="nil"/>
              <w:bottom w:val="nil"/>
              <w:right w:val="nil"/>
            </w:tcBorders>
            <w:vAlign w:val="bottom"/>
          </w:tcPr>
          <w:p w14:paraId="06700D04" w14:textId="77777777" w:rsidR="00E0507E" w:rsidRDefault="00E0507E">
            <w:pPr>
              <w:spacing w:after="0" w:line="240" w:lineRule="auto"/>
              <w:rPr>
                <w:rFonts w:ascii="Times New Roman" w:eastAsia="Times New Roman" w:hAnsi="Times New Roman" w:cs="Times New Roman"/>
                <w:sz w:val="20"/>
                <w:szCs w:val="20"/>
              </w:rPr>
            </w:pPr>
          </w:p>
        </w:tc>
        <w:tc>
          <w:tcPr>
            <w:tcW w:w="569" w:type="dxa"/>
            <w:tcBorders>
              <w:top w:val="nil"/>
              <w:left w:val="nil"/>
              <w:bottom w:val="nil"/>
              <w:right w:val="nil"/>
            </w:tcBorders>
            <w:vAlign w:val="bottom"/>
          </w:tcPr>
          <w:p w14:paraId="13B017B1" w14:textId="77777777" w:rsidR="00E0507E" w:rsidRDefault="00E0507E">
            <w:pPr>
              <w:spacing w:after="0" w:line="240" w:lineRule="auto"/>
              <w:rPr>
                <w:rFonts w:ascii="Times New Roman" w:eastAsia="Times New Roman" w:hAnsi="Times New Roman" w:cs="Times New Roman"/>
                <w:sz w:val="20"/>
                <w:szCs w:val="20"/>
              </w:rPr>
            </w:pPr>
          </w:p>
        </w:tc>
        <w:tc>
          <w:tcPr>
            <w:tcW w:w="569" w:type="dxa"/>
            <w:tcBorders>
              <w:top w:val="nil"/>
              <w:left w:val="nil"/>
              <w:bottom w:val="nil"/>
              <w:right w:val="nil"/>
            </w:tcBorders>
            <w:vAlign w:val="bottom"/>
          </w:tcPr>
          <w:p w14:paraId="65898E7B" w14:textId="77777777" w:rsidR="00E0507E" w:rsidRDefault="00E0507E">
            <w:pPr>
              <w:spacing w:after="0" w:line="240" w:lineRule="auto"/>
              <w:rPr>
                <w:rFonts w:ascii="Times New Roman" w:eastAsia="Times New Roman" w:hAnsi="Times New Roman" w:cs="Times New Roman"/>
                <w:sz w:val="20"/>
                <w:szCs w:val="20"/>
              </w:rPr>
            </w:pPr>
          </w:p>
        </w:tc>
        <w:tc>
          <w:tcPr>
            <w:tcW w:w="160" w:type="dxa"/>
            <w:tcBorders>
              <w:top w:val="nil"/>
              <w:left w:val="nil"/>
              <w:bottom w:val="nil"/>
              <w:right w:val="nil"/>
            </w:tcBorders>
            <w:vAlign w:val="bottom"/>
          </w:tcPr>
          <w:p w14:paraId="692BF2D3" w14:textId="77777777" w:rsidR="00E0507E" w:rsidRDefault="00E0507E">
            <w:pPr>
              <w:spacing w:after="0" w:line="240" w:lineRule="auto"/>
              <w:rPr>
                <w:rFonts w:ascii="Times New Roman" w:eastAsia="Times New Roman" w:hAnsi="Times New Roman" w:cs="Times New Roman"/>
                <w:sz w:val="20"/>
                <w:szCs w:val="20"/>
              </w:rPr>
            </w:pPr>
          </w:p>
        </w:tc>
        <w:tc>
          <w:tcPr>
            <w:tcW w:w="978" w:type="dxa"/>
            <w:tcBorders>
              <w:top w:val="nil"/>
              <w:left w:val="nil"/>
              <w:bottom w:val="nil"/>
              <w:right w:val="nil"/>
            </w:tcBorders>
            <w:vAlign w:val="bottom"/>
          </w:tcPr>
          <w:p w14:paraId="560F894E"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2D134A75"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581C2B2A"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4BB0E118"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5BB832B4"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447E0D30"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32CCD68F"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775009E8"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549900F1"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0CC5FA8A"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22294392"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2411FDCD"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61425911"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495FD8D6" w14:textId="77777777" w:rsidR="00E0507E" w:rsidRDefault="00E0507E">
            <w:pPr>
              <w:spacing w:after="0" w:line="240" w:lineRule="auto"/>
              <w:rPr>
                <w:rFonts w:ascii="Times New Roman" w:eastAsia="Times New Roman" w:hAnsi="Times New Roman" w:cs="Times New Roman"/>
                <w:sz w:val="20"/>
                <w:szCs w:val="20"/>
              </w:rPr>
            </w:pPr>
          </w:p>
        </w:tc>
        <w:tc>
          <w:tcPr>
            <w:tcW w:w="376" w:type="dxa"/>
            <w:tcBorders>
              <w:top w:val="nil"/>
              <w:left w:val="nil"/>
              <w:bottom w:val="nil"/>
              <w:right w:val="nil"/>
            </w:tcBorders>
            <w:vAlign w:val="bottom"/>
          </w:tcPr>
          <w:p w14:paraId="7D0E66A6"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2C84F780" w14:textId="77777777" w:rsidR="00E0507E" w:rsidRDefault="00E0507E">
            <w:pPr>
              <w:spacing w:after="0" w:line="240" w:lineRule="auto"/>
              <w:rPr>
                <w:rFonts w:ascii="Times New Roman" w:eastAsia="Times New Roman" w:hAnsi="Times New Roman" w:cs="Times New Roman"/>
                <w:sz w:val="20"/>
                <w:szCs w:val="20"/>
              </w:rPr>
            </w:pPr>
          </w:p>
        </w:tc>
      </w:tr>
      <w:tr w:rsidR="00E0507E" w14:paraId="76AFD8D8" w14:textId="77777777">
        <w:trPr>
          <w:trHeight w:val="300"/>
        </w:trPr>
        <w:tc>
          <w:tcPr>
            <w:tcW w:w="800" w:type="dxa"/>
            <w:tcBorders>
              <w:top w:val="nil"/>
              <w:left w:val="nil"/>
              <w:bottom w:val="nil"/>
              <w:right w:val="nil"/>
            </w:tcBorders>
            <w:vAlign w:val="bottom"/>
          </w:tcPr>
          <w:p w14:paraId="1C4C4DB2" w14:textId="77777777" w:rsidR="00E0507E" w:rsidRDefault="00E0507E">
            <w:pPr>
              <w:spacing w:after="0" w:line="240" w:lineRule="auto"/>
              <w:rPr>
                <w:rFonts w:ascii="Times New Roman" w:eastAsia="Times New Roman" w:hAnsi="Times New Roman" w:cs="Times New Roman"/>
                <w:sz w:val="20"/>
                <w:szCs w:val="20"/>
              </w:rPr>
            </w:pPr>
          </w:p>
        </w:tc>
        <w:tc>
          <w:tcPr>
            <w:tcW w:w="5473" w:type="dxa"/>
            <w:gridSpan w:val="10"/>
            <w:tcBorders>
              <w:top w:val="nil"/>
              <w:left w:val="nil"/>
              <w:bottom w:val="nil"/>
              <w:right w:val="nil"/>
            </w:tcBorders>
            <w:vAlign w:val="center"/>
          </w:tcPr>
          <w:p w14:paraId="364D765D" w14:textId="77777777" w:rsidR="00E0507E" w:rsidRDefault="00303CAA">
            <w:pPr>
              <w:spacing w:after="0" w:line="240" w:lineRule="auto"/>
              <w:jc w:val="center"/>
              <w:rPr>
                <w:color w:val="000000"/>
                <w:sz w:val="22"/>
                <w:szCs w:val="22"/>
              </w:rPr>
            </w:pPr>
            <w:r>
              <w:rPr>
                <w:color w:val="000000"/>
                <w:sz w:val="22"/>
                <w:szCs w:val="22"/>
              </w:rPr>
              <w:t>…………………………………………………………</w:t>
            </w:r>
          </w:p>
        </w:tc>
        <w:tc>
          <w:tcPr>
            <w:tcW w:w="496" w:type="dxa"/>
            <w:tcBorders>
              <w:top w:val="nil"/>
              <w:left w:val="nil"/>
              <w:bottom w:val="nil"/>
              <w:right w:val="nil"/>
            </w:tcBorders>
            <w:vAlign w:val="bottom"/>
          </w:tcPr>
          <w:p w14:paraId="54C29950" w14:textId="77777777" w:rsidR="00E0507E" w:rsidRDefault="00E0507E">
            <w:pPr>
              <w:spacing w:after="0" w:line="240" w:lineRule="auto"/>
              <w:jc w:val="center"/>
              <w:rPr>
                <w:color w:val="000000"/>
                <w:sz w:val="22"/>
                <w:szCs w:val="22"/>
              </w:rPr>
            </w:pPr>
          </w:p>
        </w:tc>
        <w:tc>
          <w:tcPr>
            <w:tcW w:w="496" w:type="dxa"/>
            <w:tcBorders>
              <w:top w:val="nil"/>
              <w:left w:val="nil"/>
              <w:bottom w:val="nil"/>
              <w:right w:val="nil"/>
            </w:tcBorders>
            <w:vAlign w:val="bottom"/>
          </w:tcPr>
          <w:p w14:paraId="48806F7F" w14:textId="77777777" w:rsidR="00E0507E" w:rsidRDefault="00E0507E">
            <w:pPr>
              <w:spacing w:after="0" w:line="240" w:lineRule="auto"/>
              <w:rPr>
                <w:rFonts w:ascii="Times New Roman" w:eastAsia="Times New Roman" w:hAnsi="Times New Roman" w:cs="Times New Roman"/>
                <w:sz w:val="20"/>
                <w:szCs w:val="20"/>
              </w:rPr>
            </w:pPr>
          </w:p>
        </w:tc>
        <w:tc>
          <w:tcPr>
            <w:tcW w:w="4344" w:type="dxa"/>
            <w:gridSpan w:val="9"/>
            <w:tcBorders>
              <w:top w:val="nil"/>
              <w:left w:val="nil"/>
              <w:bottom w:val="nil"/>
              <w:right w:val="nil"/>
            </w:tcBorders>
            <w:vAlign w:val="center"/>
          </w:tcPr>
          <w:p w14:paraId="02424863" w14:textId="77777777" w:rsidR="00E0507E" w:rsidRDefault="00303CAA">
            <w:pPr>
              <w:spacing w:after="0" w:line="240" w:lineRule="auto"/>
              <w:jc w:val="center"/>
              <w:rPr>
                <w:color w:val="000000"/>
                <w:sz w:val="22"/>
                <w:szCs w:val="22"/>
              </w:rPr>
            </w:pPr>
            <w:r>
              <w:rPr>
                <w:color w:val="000000"/>
                <w:sz w:val="22"/>
                <w:szCs w:val="22"/>
              </w:rPr>
              <w:t>…………………………………………………………..</w:t>
            </w:r>
          </w:p>
        </w:tc>
        <w:tc>
          <w:tcPr>
            <w:tcW w:w="496" w:type="dxa"/>
            <w:tcBorders>
              <w:top w:val="nil"/>
              <w:left w:val="nil"/>
              <w:bottom w:val="nil"/>
              <w:right w:val="nil"/>
            </w:tcBorders>
            <w:vAlign w:val="bottom"/>
          </w:tcPr>
          <w:p w14:paraId="43DFAAFF" w14:textId="77777777" w:rsidR="00E0507E" w:rsidRDefault="00E0507E">
            <w:pPr>
              <w:spacing w:after="0" w:line="240" w:lineRule="auto"/>
              <w:jc w:val="center"/>
              <w:rPr>
                <w:color w:val="000000"/>
                <w:sz w:val="22"/>
                <w:szCs w:val="22"/>
              </w:rPr>
            </w:pPr>
          </w:p>
        </w:tc>
      </w:tr>
      <w:tr w:rsidR="00E0507E" w14:paraId="3633771C" w14:textId="77777777">
        <w:trPr>
          <w:trHeight w:val="300"/>
        </w:trPr>
        <w:tc>
          <w:tcPr>
            <w:tcW w:w="800" w:type="dxa"/>
            <w:tcBorders>
              <w:top w:val="nil"/>
              <w:left w:val="nil"/>
              <w:bottom w:val="nil"/>
              <w:right w:val="nil"/>
            </w:tcBorders>
            <w:vAlign w:val="bottom"/>
          </w:tcPr>
          <w:p w14:paraId="531ED000" w14:textId="77777777" w:rsidR="00E0507E" w:rsidRDefault="00E0507E">
            <w:pPr>
              <w:spacing w:after="0" w:line="240" w:lineRule="auto"/>
              <w:rPr>
                <w:rFonts w:ascii="Times New Roman" w:eastAsia="Times New Roman" w:hAnsi="Times New Roman" w:cs="Times New Roman"/>
                <w:sz w:val="20"/>
                <w:szCs w:val="20"/>
              </w:rPr>
            </w:pPr>
          </w:p>
        </w:tc>
        <w:tc>
          <w:tcPr>
            <w:tcW w:w="5473" w:type="dxa"/>
            <w:gridSpan w:val="10"/>
            <w:tcBorders>
              <w:top w:val="nil"/>
              <w:left w:val="nil"/>
              <w:bottom w:val="nil"/>
              <w:right w:val="nil"/>
            </w:tcBorders>
            <w:vAlign w:val="bottom"/>
          </w:tcPr>
          <w:p w14:paraId="601E81D0" w14:textId="77777777" w:rsidR="00E0507E" w:rsidRDefault="00303CAA">
            <w:pPr>
              <w:spacing w:after="0" w:line="240" w:lineRule="auto"/>
              <w:jc w:val="center"/>
              <w:rPr>
                <w:color w:val="000000"/>
                <w:sz w:val="22"/>
                <w:szCs w:val="22"/>
              </w:rPr>
            </w:pPr>
            <w:r>
              <w:rPr>
                <w:color w:val="000000"/>
                <w:sz w:val="22"/>
                <w:szCs w:val="22"/>
              </w:rPr>
              <w:t>FIRMA DEL JEFE DE AREA</w:t>
            </w:r>
          </w:p>
        </w:tc>
        <w:tc>
          <w:tcPr>
            <w:tcW w:w="496" w:type="dxa"/>
            <w:tcBorders>
              <w:top w:val="nil"/>
              <w:left w:val="nil"/>
              <w:bottom w:val="nil"/>
              <w:right w:val="nil"/>
            </w:tcBorders>
            <w:vAlign w:val="bottom"/>
          </w:tcPr>
          <w:p w14:paraId="0D670565" w14:textId="77777777" w:rsidR="00E0507E" w:rsidRDefault="00E0507E">
            <w:pPr>
              <w:spacing w:after="0" w:line="240" w:lineRule="auto"/>
              <w:jc w:val="center"/>
              <w:rPr>
                <w:color w:val="000000"/>
                <w:sz w:val="22"/>
                <w:szCs w:val="22"/>
              </w:rPr>
            </w:pPr>
          </w:p>
        </w:tc>
        <w:tc>
          <w:tcPr>
            <w:tcW w:w="496" w:type="dxa"/>
            <w:tcBorders>
              <w:top w:val="nil"/>
              <w:left w:val="nil"/>
              <w:bottom w:val="nil"/>
              <w:right w:val="nil"/>
            </w:tcBorders>
            <w:vAlign w:val="bottom"/>
          </w:tcPr>
          <w:p w14:paraId="4446BEB2" w14:textId="77777777" w:rsidR="00E0507E" w:rsidRDefault="00E0507E">
            <w:pPr>
              <w:spacing w:after="0" w:line="240" w:lineRule="auto"/>
              <w:rPr>
                <w:rFonts w:ascii="Times New Roman" w:eastAsia="Times New Roman" w:hAnsi="Times New Roman" w:cs="Times New Roman"/>
                <w:sz w:val="20"/>
                <w:szCs w:val="20"/>
              </w:rPr>
            </w:pPr>
          </w:p>
        </w:tc>
        <w:tc>
          <w:tcPr>
            <w:tcW w:w="4344" w:type="dxa"/>
            <w:gridSpan w:val="9"/>
            <w:tcBorders>
              <w:top w:val="nil"/>
              <w:left w:val="nil"/>
              <w:bottom w:val="nil"/>
              <w:right w:val="nil"/>
            </w:tcBorders>
            <w:vAlign w:val="bottom"/>
          </w:tcPr>
          <w:p w14:paraId="690E85AF" w14:textId="77777777" w:rsidR="00E0507E" w:rsidRDefault="00303CAA">
            <w:pPr>
              <w:spacing w:after="0" w:line="240" w:lineRule="auto"/>
              <w:jc w:val="center"/>
              <w:rPr>
                <w:color w:val="000000"/>
                <w:sz w:val="22"/>
                <w:szCs w:val="22"/>
              </w:rPr>
            </w:pPr>
            <w:r>
              <w:rPr>
                <w:color w:val="000000"/>
                <w:sz w:val="22"/>
                <w:szCs w:val="22"/>
              </w:rPr>
              <w:t>FIRMA DEL DOCENTE</w:t>
            </w:r>
          </w:p>
        </w:tc>
        <w:tc>
          <w:tcPr>
            <w:tcW w:w="496" w:type="dxa"/>
            <w:tcBorders>
              <w:top w:val="nil"/>
              <w:left w:val="nil"/>
              <w:bottom w:val="nil"/>
              <w:right w:val="nil"/>
            </w:tcBorders>
            <w:vAlign w:val="bottom"/>
          </w:tcPr>
          <w:p w14:paraId="6D2B6E4D" w14:textId="77777777" w:rsidR="00E0507E" w:rsidRDefault="00E0507E">
            <w:pPr>
              <w:spacing w:after="0" w:line="240" w:lineRule="auto"/>
              <w:jc w:val="center"/>
              <w:rPr>
                <w:color w:val="000000"/>
                <w:sz w:val="22"/>
                <w:szCs w:val="22"/>
              </w:rPr>
            </w:pPr>
          </w:p>
        </w:tc>
      </w:tr>
      <w:tr w:rsidR="00E0507E" w14:paraId="4D07C305" w14:textId="77777777">
        <w:trPr>
          <w:trHeight w:val="120"/>
        </w:trPr>
        <w:tc>
          <w:tcPr>
            <w:tcW w:w="800" w:type="dxa"/>
            <w:tcBorders>
              <w:top w:val="nil"/>
              <w:left w:val="nil"/>
              <w:bottom w:val="nil"/>
              <w:right w:val="nil"/>
            </w:tcBorders>
            <w:vAlign w:val="bottom"/>
          </w:tcPr>
          <w:p w14:paraId="6F6D3FD1" w14:textId="77777777" w:rsidR="00E0507E" w:rsidRDefault="00E0507E">
            <w:pPr>
              <w:spacing w:after="0" w:line="240" w:lineRule="auto"/>
              <w:rPr>
                <w:rFonts w:ascii="Times New Roman" w:eastAsia="Times New Roman" w:hAnsi="Times New Roman" w:cs="Times New Roman"/>
                <w:sz w:val="20"/>
                <w:szCs w:val="20"/>
              </w:rPr>
            </w:pPr>
          </w:p>
        </w:tc>
        <w:tc>
          <w:tcPr>
            <w:tcW w:w="570" w:type="dxa"/>
            <w:tcBorders>
              <w:top w:val="nil"/>
              <w:left w:val="nil"/>
              <w:bottom w:val="nil"/>
              <w:right w:val="nil"/>
            </w:tcBorders>
            <w:vAlign w:val="bottom"/>
          </w:tcPr>
          <w:p w14:paraId="4D361C2D" w14:textId="77777777" w:rsidR="00E0507E" w:rsidRDefault="00E0507E">
            <w:pPr>
              <w:spacing w:after="0" w:line="240" w:lineRule="auto"/>
              <w:rPr>
                <w:rFonts w:ascii="Times New Roman" w:eastAsia="Times New Roman" w:hAnsi="Times New Roman" w:cs="Times New Roman"/>
                <w:sz w:val="20"/>
                <w:szCs w:val="20"/>
              </w:rPr>
            </w:pPr>
          </w:p>
        </w:tc>
        <w:tc>
          <w:tcPr>
            <w:tcW w:w="570" w:type="dxa"/>
            <w:tcBorders>
              <w:top w:val="nil"/>
              <w:left w:val="nil"/>
              <w:bottom w:val="nil"/>
              <w:right w:val="nil"/>
            </w:tcBorders>
            <w:vAlign w:val="bottom"/>
          </w:tcPr>
          <w:p w14:paraId="2FE3CFE0" w14:textId="77777777" w:rsidR="00E0507E" w:rsidRDefault="00E0507E">
            <w:pPr>
              <w:spacing w:after="0" w:line="240" w:lineRule="auto"/>
              <w:rPr>
                <w:rFonts w:ascii="Times New Roman" w:eastAsia="Times New Roman" w:hAnsi="Times New Roman" w:cs="Times New Roman"/>
                <w:sz w:val="20"/>
                <w:szCs w:val="20"/>
              </w:rPr>
            </w:pPr>
          </w:p>
        </w:tc>
        <w:tc>
          <w:tcPr>
            <w:tcW w:w="569" w:type="dxa"/>
            <w:tcBorders>
              <w:top w:val="nil"/>
              <w:left w:val="nil"/>
              <w:bottom w:val="nil"/>
              <w:right w:val="nil"/>
            </w:tcBorders>
            <w:vAlign w:val="bottom"/>
          </w:tcPr>
          <w:p w14:paraId="51AAA2EF" w14:textId="77777777" w:rsidR="00E0507E" w:rsidRDefault="00E0507E">
            <w:pPr>
              <w:spacing w:after="0" w:line="240" w:lineRule="auto"/>
              <w:rPr>
                <w:rFonts w:ascii="Times New Roman" w:eastAsia="Times New Roman" w:hAnsi="Times New Roman" w:cs="Times New Roman"/>
                <w:sz w:val="20"/>
                <w:szCs w:val="20"/>
              </w:rPr>
            </w:pPr>
          </w:p>
        </w:tc>
        <w:tc>
          <w:tcPr>
            <w:tcW w:w="569" w:type="dxa"/>
            <w:tcBorders>
              <w:top w:val="nil"/>
              <w:left w:val="nil"/>
              <w:bottom w:val="nil"/>
              <w:right w:val="nil"/>
            </w:tcBorders>
            <w:vAlign w:val="bottom"/>
          </w:tcPr>
          <w:p w14:paraId="1A398D82" w14:textId="77777777" w:rsidR="00E0507E" w:rsidRDefault="00E0507E">
            <w:pPr>
              <w:spacing w:after="0" w:line="240" w:lineRule="auto"/>
              <w:rPr>
                <w:rFonts w:ascii="Times New Roman" w:eastAsia="Times New Roman" w:hAnsi="Times New Roman" w:cs="Times New Roman"/>
                <w:sz w:val="20"/>
                <w:szCs w:val="20"/>
              </w:rPr>
            </w:pPr>
          </w:p>
        </w:tc>
        <w:tc>
          <w:tcPr>
            <w:tcW w:w="569" w:type="dxa"/>
            <w:tcBorders>
              <w:top w:val="nil"/>
              <w:left w:val="nil"/>
              <w:bottom w:val="nil"/>
              <w:right w:val="nil"/>
            </w:tcBorders>
            <w:vAlign w:val="bottom"/>
          </w:tcPr>
          <w:p w14:paraId="2CF6702C" w14:textId="77777777" w:rsidR="00E0507E" w:rsidRDefault="00E0507E">
            <w:pPr>
              <w:spacing w:after="0" w:line="240" w:lineRule="auto"/>
              <w:rPr>
                <w:rFonts w:ascii="Times New Roman" w:eastAsia="Times New Roman" w:hAnsi="Times New Roman" w:cs="Times New Roman"/>
                <w:sz w:val="20"/>
                <w:szCs w:val="20"/>
              </w:rPr>
            </w:pPr>
          </w:p>
        </w:tc>
        <w:tc>
          <w:tcPr>
            <w:tcW w:w="160" w:type="dxa"/>
            <w:tcBorders>
              <w:top w:val="nil"/>
              <w:left w:val="nil"/>
              <w:bottom w:val="nil"/>
              <w:right w:val="nil"/>
            </w:tcBorders>
            <w:vAlign w:val="bottom"/>
          </w:tcPr>
          <w:p w14:paraId="053A0774" w14:textId="77777777" w:rsidR="00E0507E" w:rsidRDefault="00E0507E">
            <w:pPr>
              <w:spacing w:after="0" w:line="240" w:lineRule="auto"/>
              <w:rPr>
                <w:rFonts w:ascii="Times New Roman" w:eastAsia="Times New Roman" w:hAnsi="Times New Roman" w:cs="Times New Roman"/>
                <w:sz w:val="20"/>
                <w:szCs w:val="20"/>
              </w:rPr>
            </w:pPr>
          </w:p>
        </w:tc>
        <w:tc>
          <w:tcPr>
            <w:tcW w:w="978" w:type="dxa"/>
            <w:tcBorders>
              <w:top w:val="nil"/>
              <w:left w:val="nil"/>
              <w:bottom w:val="nil"/>
              <w:right w:val="nil"/>
            </w:tcBorders>
            <w:vAlign w:val="bottom"/>
          </w:tcPr>
          <w:p w14:paraId="1E3C9AD9"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160D4908"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16B7755A"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171DAF13"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68D23A46"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64128F7B"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37174BC8"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13C3194A"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3EADF95C"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33441138"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5555602B"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47572EC2"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76A999D8"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637FFDB6" w14:textId="77777777" w:rsidR="00E0507E" w:rsidRDefault="00E0507E">
            <w:pPr>
              <w:spacing w:after="0" w:line="240" w:lineRule="auto"/>
              <w:rPr>
                <w:rFonts w:ascii="Times New Roman" w:eastAsia="Times New Roman" w:hAnsi="Times New Roman" w:cs="Times New Roman"/>
                <w:sz w:val="20"/>
                <w:szCs w:val="20"/>
              </w:rPr>
            </w:pPr>
          </w:p>
        </w:tc>
        <w:tc>
          <w:tcPr>
            <w:tcW w:w="376" w:type="dxa"/>
            <w:tcBorders>
              <w:top w:val="nil"/>
              <w:left w:val="nil"/>
              <w:bottom w:val="nil"/>
              <w:right w:val="nil"/>
            </w:tcBorders>
            <w:vAlign w:val="bottom"/>
          </w:tcPr>
          <w:p w14:paraId="40350DE7"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4E632824" w14:textId="77777777" w:rsidR="00E0507E" w:rsidRDefault="00E0507E">
            <w:pPr>
              <w:spacing w:after="0" w:line="240" w:lineRule="auto"/>
              <w:rPr>
                <w:rFonts w:ascii="Times New Roman" w:eastAsia="Times New Roman" w:hAnsi="Times New Roman" w:cs="Times New Roman"/>
                <w:sz w:val="20"/>
                <w:szCs w:val="20"/>
              </w:rPr>
            </w:pPr>
          </w:p>
        </w:tc>
      </w:tr>
      <w:tr w:rsidR="00E0507E" w14:paraId="6D3012FA" w14:textId="77777777">
        <w:trPr>
          <w:trHeight w:val="300"/>
        </w:trPr>
        <w:tc>
          <w:tcPr>
            <w:tcW w:w="800" w:type="dxa"/>
            <w:tcBorders>
              <w:top w:val="nil"/>
              <w:left w:val="nil"/>
              <w:bottom w:val="nil"/>
              <w:right w:val="nil"/>
            </w:tcBorders>
            <w:vAlign w:val="bottom"/>
          </w:tcPr>
          <w:p w14:paraId="3DD17DC5" w14:textId="77777777" w:rsidR="00E0507E" w:rsidRDefault="00E0507E">
            <w:pPr>
              <w:spacing w:after="0" w:line="240" w:lineRule="auto"/>
              <w:rPr>
                <w:rFonts w:ascii="Times New Roman" w:eastAsia="Times New Roman" w:hAnsi="Times New Roman" w:cs="Times New Roman"/>
                <w:sz w:val="20"/>
                <w:szCs w:val="20"/>
              </w:rPr>
            </w:pPr>
          </w:p>
        </w:tc>
        <w:tc>
          <w:tcPr>
            <w:tcW w:w="570" w:type="dxa"/>
            <w:tcBorders>
              <w:top w:val="nil"/>
              <w:left w:val="nil"/>
              <w:bottom w:val="nil"/>
              <w:right w:val="nil"/>
            </w:tcBorders>
            <w:vAlign w:val="bottom"/>
          </w:tcPr>
          <w:p w14:paraId="28D2B813" w14:textId="77777777" w:rsidR="00E0507E" w:rsidRDefault="00E0507E">
            <w:pPr>
              <w:spacing w:after="0" w:line="240" w:lineRule="auto"/>
              <w:rPr>
                <w:rFonts w:ascii="Times New Roman" w:eastAsia="Times New Roman" w:hAnsi="Times New Roman" w:cs="Times New Roman"/>
                <w:sz w:val="20"/>
                <w:szCs w:val="20"/>
              </w:rPr>
            </w:pPr>
          </w:p>
        </w:tc>
        <w:tc>
          <w:tcPr>
            <w:tcW w:w="570" w:type="dxa"/>
            <w:tcBorders>
              <w:top w:val="nil"/>
              <w:left w:val="nil"/>
              <w:bottom w:val="nil"/>
              <w:right w:val="nil"/>
            </w:tcBorders>
            <w:vAlign w:val="bottom"/>
          </w:tcPr>
          <w:p w14:paraId="36EC6BA6" w14:textId="77777777" w:rsidR="00E0507E" w:rsidRDefault="00E0507E">
            <w:pPr>
              <w:spacing w:after="0" w:line="240" w:lineRule="auto"/>
              <w:rPr>
                <w:rFonts w:ascii="Times New Roman" w:eastAsia="Times New Roman" w:hAnsi="Times New Roman" w:cs="Times New Roman"/>
                <w:sz w:val="20"/>
                <w:szCs w:val="20"/>
              </w:rPr>
            </w:pPr>
          </w:p>
        </w:tc>
        <w:tc>
          <w:tcPr>
            <w:tcW w:w="569" w:type="dxa"/>
            <w:tcBorders>
              <w:top w:val="nil"/>
              <w:left w:val="nil"/>
              <w:bottom w:val="nil"/>
              <w:right w:val="nil"/>
            </w:tcBorders>
            <w:vAlign w:val="bottom"/>
          </w:tcPr>
          <w:p w14:paraId="26EA825E" w14:textId="77777777" w:rsidR="00E0507E" w:rsidRDefault="00E0507E">
            <w:pPr>
              <w:spacing w:after="0" w:line="240" w:lineRule="auto"/>
              <w:rPr>
                <w:rFonts w:ascii="Times New Roman" w:eastAsia="Times New Roman" w:hAnsi="Times New Roman" w:cs="Times New Roman"/>
                <w:sz w:val="20"/>
                <w:szCs w:val="20"/>
              </w:rPr>
            </w:pPr>
          </w:p>
        </w:tc>
        <w:tc>
          <w:tcPr>
            <w:tcW w:w="569" w:type="dxa"/>
            <w:tcBorders>
              <w:top w:val="nil"/>
              <w:left w:val="nil"/>
              <w:bottom w:val="nil"/>
              <w:right w:val="nil"/>
            </w:tcBorders>
            <w:vAlign w:val="bottom"/>
          </w:tcPr>
          <w:p w14:paraId="0D98196F" w14:textId="77777777" w:rsidR="00E0507E" w:rsidRDefault="00E0507E">
            <w:pPr>
              <w:spacing w:after="0" w:line="240" w:lineRule="auto"/>
              <w:rPr>
                <w:rFonts w:ascii="Times New Roman" w:eastAsia="Times New Roman" w:hAnsi="Times New Roman" w:cs="Times New Roman"/>
                <w:sz w:val="20"/>
                <w:szCs w:val="20"/>
              </w:rPr>
            </w:pPr>
          </w:p>
        </w:tc>
        <w:tc>
          <w:tcPr>
            <w:tcW w:w="569" w:type="dxa"/>
            <w:tcBorders>
              <w:top w:val="nil"/>
              <w:left w:val="nil"/>
              <w:bottom w:val="nil"/>
              <w:right w:val="nil"/>
            </w:tcBorders>
            <w:vAlign w:val="bottom"/>
          </w:tcPr>
          <w:p w14:paraId="1F145D2A" w14:textId="77777777" w:rsidR="00E0507E" w:rsidRDefault="00E0507E">
            <w:pPr>
              <w:spacing w:after="0" w:line="240" w:lineRule="auto"/>
              <w:rPr>
                <w:rFonts w:ascii="Times New Roman" w:eastAsia="Times New Roman" w:hAnsi="Times New Roman" w:cs="Times New Roman"/>
                <w:sz w:val="20"/>
                <w:szCs w:val="20"/>
              </w:rPr>
            </w:pPr>
          </w:p>
        </w:tc>
        <w:tc>
          <w:tcPr>
            <w:tcW w:w="160" w:type="dxa"/>
            <w:tcBorders>
              <w:top w:val="nil"/>
              <w:left w:val="nil"/>
              <w:bottom w:val="nil"/>
              <w:right w:val="nil"/>
            </w:tcBorders>
            <w:vAlign w:val="bottom"/>
          </w:tcPr>
          <w:p w14:paraId="6B46E3AE" w14:textId="77777777" w:rsidR="00E0507E" w:rsidRDefault="00E0507E">
            <w:pPr>
              <w:spacing w:after="0" w:line="240" w:lineRule="auto"/>
              <w:rPr>
                <w:rFonts w:ascii="Times New Roman" w:eastAsia="Times New Roman" w:hAnsi="Times New Roman" w:cs="Times New Roman"/>
                <w:sz w:val="20"/>
                <w:szCs w:val="20"/>
              </w:rPr>
            </w:pPr>
          </w:p>
        </w:tc>
        <w:tc>
          <w:tcPr>
            <w:tcW w:w="978" w:type="dxa"/>
            <w:tcBorders>
              <w:top w:val="nil"/>
              <w:left w:val="nil"/>
              <w:bottom w:val="nil"/>
              <w:right w:val="nil"/>
            </w:tcBorders>
            <w:vAlign w:val="bottom"/>
          </w:tcPr>
          <w:p w14:paraId="199978BC"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2FB974C7"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78C1BDC5"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3B9A39B5"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26A4BA6F"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1890FA76"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0CE534F2"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502CE49B"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654AED17"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067682F2"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0B8A2D7F"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4F0021B9"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531AA613"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40620802" w14:textId="77777777" w:rsidR="00E0507E" w:rsidRDefault="00E0507E">
            <w:pPr>
              <w:spacing w:after="0" w:line="240" w:lineRule="auto"/>
              <w:rPr>
                <w:rFonts w:ascii="Times New Roman" w:eastAsia="Times New Roman" w:hAnsi="Times New Roman" w:cs="Times New Roman"/>
                <w:sz w:val="20"/>
                <w:szCs w:val="20"/>
              </w:rPr>
            </w:pPr>
          </w:p>
        </w:tc>
        <w:tc>
          <w:tcPr>
            <w:tcW w:w="376" w:type="dxa"/>
            <w:tcBorders>
              <w:top w:val="nil"/>
              <w:left w:val="nil"/>
              <w:bottom w:val="nil"/>
              <w:right w:val="nil"/>
            </w:tcBorders>
            <w:vAlign w:val="bottom"/>
          </w:tcPr>
          <w:p w14:paraId="0BDA1E27" w14:textId="77777777" w:rsidR="00E0507E" w:rsidRDefault="00E0507E">
            <w:pPr>
              <w:spacing w:after="0" w:line="240" w:lineRule="auto"/>
              <w:rPr>
                <w:rFonts w:ascii="Times New Roman" w:eastAsia="Times New Roman" w:hAnsi="Times New Roman" w:cs="Times New Roman"/>
                <w:sz w:val="20"/>
                <w:szCs w:val="20"/>
              </w:rPr>
            </w:pPr>
          </w:p>
        </w:tc>
        <w:tc>
          <w:tcPr>
            <w:tcW w:w="496" w:type="dxa"/>
            <w:tcBorders>
              <w:top w:val="nil"/>
              <w:left w:val="nil"/>
              <w:bottom w:val="nil"/>
              <w:right w:val="nil"/>
            </w:tcBorders>
            <w:vAlign w:val="bottom"/>
          </w:tcPr>
          <w:p w14:paraId="49C38773" w14:textId="77777777" w:rsidR="00E0507E" w:rsidRDefault="00E0507E">
            <w:pPr>
              <w:spacing w:after="0" w:line="240" w:lineRule="auto"/>
              <w:rPr>
                <w:rFonts w:ascii="Times New Roman" w:eastAsia="Times New Roman" w:hAnsi="Times New Roman" w:cs="Times New Roman"/>
                <w:sz w:val="20"/>
                <w:szCs w:val="20"/>
              </w:rPr>
            </w:pPr>
          </w:p>
        </w:tc>
      </w:tr>
    </w:tbl>
    <w:p w14:paraId="6854F69B" w14:textId="77777777" w:rsidR="00E0507E" w:rsidRDefault="00E0507E"/>
    <w:sectPr w:rsidR="00E0507E">
      <w:headerReference w:type="even" r:id="rId8"/>
      <w:headerReference w:type="default" r:id="rId9"/>
      <w:footerReference w:type="even" r:id="rId10"/>
      <w:footerReference w:type="default" r:id="rId11"/>
      <w:headerReference w:type="first" r:id="rId12"/>
      <w:footerReference w:type="first" r:id="rId13"/>
      <w:pgSz w:w="11906" w:h="16838"/>
      <w:pgMar w:top="567" w:right="567" w:bottom="567" w:left="56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05347" w14:textId="77777777" w:rsidR="00272360" w:rsidRDefault="00272360">
      <w:pPr>
        <w:spacing w:after="0" w:line="240" w:lineRule="auto"/>
      </w:pPr>
      <w:r>
        <w:separator/>
      </w:r>
    </w:p>
  </w:endnote>
  <w:endnote w:type="continuationSeparator" w:id="0">
    <w:p w14:paraId="07FD0055" w14:textId="77777777" w:rsidR="00272360" w:rsidRDefault="00272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257D6F0-FA1B-4BFC-8A8F-24B5C1A32449}"/>
    <w:embedBold r:id="rId2" w:fontKey="{BEF2B9E8-65AF-4093-9384-293473E89CD0}"/>
    <w:embedItalic r:id="rId3" w:fontKey="{E7D15FB4-FE53-4EFD-B8D6-DCC88BE62154}"/>
    <w:embedBoldItalic r:id="rId4" w:fontKey="{04D21ABE-67F6-47D4-95ED-35F1953651F7}"/>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nton">
    <w:charset w:val="00"/>
    <w:family w:val="auto"/>
    <w:pitch w:val="variable"/>
    <w:sig w:usb0="A00000FF" w:usb1="4000207B" w:usb2="00000000" w:usb3="00000000" w:csb0="00000193" w:csb1="00000000"/>
    <w:embedBold r:id="rId5" w:fontKey="{913BE0CA-812C-4135-98C9-B39214790FE8}"/>
  </w:font>
  <w:font w:name="Cambria">
    <w:panose1 w:val="02040503050406030204"/>
    <w:charset w:val="00"/>
    <w:family w:val="roman"/>
    <w:pitch w:val="variable"/>
    <w:sig w:usb0="E00006FF" w:usb1="420024FF" w:usb2="02000000" w:usb3="00000000" w:csb0="0000019F" w:csb1="00000000"/>
    <w:embedRegular r:id="rId6" w:fontKey="{A1812577-8CEE-479E-9936-05FAC2059C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E3073" w14:textId="77777777" w:rsidR="00E0507E" w:rsidRDefault="00E0507E">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4BE6C" w14:textId="77777777" w:rsidR="00E0507E" w:rsidRDefault="00E0507E">
    <w:pPr>
      <w:pBdr>
        <w:top w:val="nil"/>
        <w:left w:val="nil"/>
        <w:bottom w:val="nil"/>
        <w:right w:val="nil"/>
        <w:between w:val="nil"/>
      </w:pBdr>
      <w:tabs>
        <w:tab w:val="center" w:pos="4252"/>
        <w:tab w:val="right" w:pos="8504"/>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8173" w14:textId="77777777" w:rsidR="00E0507E" w:rsidRDefault="00E0507E">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DA6F1" w14:textId="77777777" w:rsidR="00272360" w:rsidRDefault="00272360">
      <w:pPr>
        <w:spacing w:after="0" w:line="240" w:lineRule="auto"/>
      </w:pPr>
      <w:r>
        <w:separator/>
      </w:r>
    </w:p>
  </w:footnote>
  <w:footnote w:type="continuationSeparator" w:id="0">
    <w:p w14:paraId="06D64DFD" w14:textId="77777777" w:rsidR="00272360" w:rsidRDefault="00272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7707D" w14:textId="77777777" w:rsidR="00E0507E" w:rsidRDefault="00272360">
    <w:pPr>
      <w:pBdr>
        <w:top w:val="nil"/>
        <w:left w:val="nil"/>
        <w:bottom w:val="nil"/>
        <w:right w:val="nil"/>
        <w:between w:val="nil"/>
      </w:pBdr>
      <w:tabs>
        <w:tab w:val="center" w:pos="4252"/>
        <w:tab w:val="right" w:pos="8504"/>
      </w:tabs>
      <w:spacing w:after="0" w:line="240" w:lineRule="auto"/>
      <w:rPr>
        <w:color w:val="000000"/>
      </w:rPr>
    </w:pPr>
    <w:r>
      <w:rPr>
        <w:color w:val="000000"/>
      </w:rPr>
      <w:pict w14:anchorId="3913FF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538.45pt;height:538.45pt;z-index:-251657728;mso-position-horizontal:center;mso-position-horizontal-relative:margin;mso-position-vertical:center;mso-position-vertical-relative:margin">
          <v:imagedata r:id="rId1" o:title="imag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424CD" w14:textId="77777777" w:rsidR="00E0507E" w:rsidRDefault="00272360">
    <w:pPr>
      <w:pBdr>
        <w:top w:val="nil"/>
        <w:left w:val="nil"/>
        <w:bottom w:val="nil"/>
        <w:right w:val="nil"/>
        <w:between w:val="nil"/>
      </w:pBdr>
      <w:tabs>
        <w:tab w:val="center" w:pos="4252"/>
        <w:tab w:val="right" w:pos="8504"/>
      </w:tabs>
      <w:spacing w:after="0" w:line="240" w:lineRule="auto"/>
      <w:rPr>
        <w:color w:val="000000"/>
      </w:rPr>
    </w:pPr>
    <w:r>
      <w:rPr>
        <w:color w:val="000000"/>
      </w:rPr>
      <w:pict w14:anchorId="4F2C3A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margin-left:0;margin-top:0;width:538.45pt;height:538.45pt;z-index:-251659776;mso-position-horizontal:center;mso-position-horizontal-relative:margin;mso-position-vertical:center;mso-position-vertical-relative:margin">
          <v:imagedata r:id="rId1" o:title="image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F8154" w14:textId="77777777" w:rsidR="00E0507E" w:rsidRDefault="00272360">
    <w:pPr>
      <w:pBdr>
        <w:top w:val="nil"/>
        <w:left w:val="nil"/>
        <w:bottom w:val="nil"/>
        <w:right w:val="nil"/>
        <w:between w:val="nil"/>
      </w:pBdr>
      <w:tabs>
        <w:tab w:val="center" w:pos="4252"/>
        <w:tab w:val="right" w:pos="8504"/>
      </w:tabs>
      <w:spacing w:after="0" w:line="240" w:lineRule="auto"/>
      <w:rPr>
        <w:color w:val="000000"/>
      </w:rPr>
    </w:pPr>
    <w:r>
      <w:rPr>
        <w:color w:val="000000"/>
      </w:rPr>
      <w:pict w14:anchorId="6EC7D4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538.45pt;height:538.45pt;z-index:-251658752;mso-position-horizontal:center;mso-position-horizontal-relative:margin;mso-position-vertical:center;mso-position-vertical-relative:margin">
          <v:imagedata r:id="rId1" o:title="image2"/>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07E"/>
    <w:rsid w:val="00272360"/>
    <w:rsid w:val="00303CAA"/>
    <w:rsid w:val="0035522A"/>
    <w:rsid w:val="004F4E73"/>
    <w:rsid w:val="009E4B0D"/>
    <w:rsid w:val="00A4568A"/>
    <w:rsid w:val="00E05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3D7986"/>
  <w15:docId w15:val="{80ACC8CD-F837-47CE-9C52-1B248E8D0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PE"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70" w:type="dxa"/>
        <w:bottom w:w="0" w:type="dxa"/>
        <w:right w:w="7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mExIjXV+AGqKgGy/ZaWLthbXew==">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870</Words>
  <Characters>4962</Characters>
  <Application>Microsoft Office Word</Application>
  <DocSecurity>0</DocSecurity>
  <Lines>41</Lines>
  <Paragraphs>11</Paragraphs>
  <ScaleCrop>false</ScaleCrop>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Perez</dc:creator>
  <cp:lastModifiedBy>Jose Perez</cp:lastModifiedBy>
  <cp:revision>2</cp:revision>
  <dcterms:created xsi:type="dcterms:W3CDTF">2026-08-24T15:16:00Z</dcterms:created>
  <dcterms:modified xsi:type="dcterms:W3CDTF">2026-08-24T15:16:00Z</dcterms:modified>
</cp:coreProperties>
</file>